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A60E88" w14:textId="77777777" w:rsidR="003B7EC2" w:rsidRPr="00A55B58" w:rsidRDefault="003B7EC2" w:rsidP="00286A90">
      <w:pPr>
        <w:pBdr>
          <w:top w:val="nil"/>
          <w:left w:val="nil"/>
          <w:bottom w:val="nil"/>
          <w:right w:val="nil"/>
          <w:between w:val="nil"/>
        </w:pBdr>
        <w:spacing w:line="360" w:lineRule="auto"/>
        <w:ind w:left="720"/>
        <w:jc w:val="both"/>
        <w:rPr>
          <w:color w:val="000000"/>
          <w:sz w:val="26"/>
          <w:szCs w:val="26"/>
        </w:rPr>
      </w:pPr>
    </w:p>
    <w:p w14:paraId="40884AA7" w14:textId="77777777" w:rsidR="003B7EC2" w:rsidRPr="00A55B58" w:rsidRDefault="00000000" w:rsidP="00216741">
      <w:pPr>
        <w:pBdr>
          <w:top w:val="nil"/>
          <w:left w:val="nil"/>
          <w:bottom w:val="nil"/>
          <w:right w:val="nil"/>
          <w:between w:val="nil"/>
        </w:pBdr>
        <w:spacing w:line="360" w:lineRule="auto"/>
        <w:ind w:left="1440" w:firstLine="720"/>
        <w:jc w:val="both"/>
        <w:rPr>
          <w:b/>
          <w:bCs/>
          <w:color w:val="000000"/>
          <w:sz w:val="32"/>
          <w:szCs w:val="32"/>
        </w:rPr>
      </w:pPr>
      <w:r w:rsidRPr="00A55B58">
        <w:rPr>
          <w:b/>
          <w:bCs/>
          <w:color w:val="000000"/>
          <w:sz w:val="32"/>
          <w:szCs w:val="32"/>
        </w:rPr>
        <w:t>CAPSTONE PROJECT (DLFA – Cohort 5)</w:t>
      </w:r>
    </w:p>
    <w:p w14:paraId="225925D0" w14:textId="41C984A1" w:rsidR="00810FA6" w:rsidRPr="00A55B58" w:rsidRDefault="00000000" w:rsidP="00286A90">
      <w:pPr>
        <w:pBdr>
          <w:top w:val="nil"/>
          <w:left w:val="nil"/>
          <w:bottom w:val="nil"/>
          <w:right w:val="nil"/>
          <w:between w:val="nil"/>
        </w:pBdr>
        <w:spacing w:line="360" w:lineRule="auto"/>
        <w:ind w:left="720"/>
        <w:jc w:val="both"/>
        <w:rPr>
          <w:color w:val="000000"/>
          <w:sz w:val="26"/>
          <w:szCs w:val="26"/>
        </w:rPr>
      </w:pPr>
      <w:r w:rsidRPr="00A55B58">
        <w:rPr>
          <w:color w:val="000000"/>
          <w:sz w:val="26"/>
          <w:szCs w:val="26"/>
        </w:rPr>
        <w:t>--------------------------------------------------------------------------------------------</w:t>
      </w:r>
      <w:r w:rsidR="00286A90" w:rsidRPr="00A55B58">
        <w:rPr>
          <w:color w:val="000000"/>
          <w:sz w:val="26"/>
          <w:szCs w:val="26"/>
        </w:rPr>
        <w:t>-----</w:t>
      </w:r>
      <w:r w:rsidRPr="00A55B58">
        <w:rPr>
          <w:color w:val="000000"/>
          <w:sz w:val="26"/>
          <w:szCs w:val="26"/>
        </w:rPr>
        <w:t>-</w:t>
      </w:r>
    </w:p>
    <w:p w14:paraId="610177FC" w14:textId="44757782" w:rsidR="003B7EC2" w:rsidRPr="00B45EDC" w:rsidRDefault="00000000" w:rsidP="00B45EDC">
      <w:pPr>
        <w:numPr>
          <w:ilvl w:val="0"/>
          <w:numId w:val="4"/>
        </w:numPr>
        <w:pBdr>
          <w:top w:val="nil"/>
          <w:left w:val="nil"/>
          <w:bottom w:val="nil"/>
          <w:right w:val="nil"/>
          <w:between w:val="nil"/>
        </w:pBdr>
        <w:spacing w:line="360" w:lineRule="auto"/>
        <w:jc w:val="both"/>
        <w:rPr>
          <w:b/>
          <w:bCs/>
          <w:color w:val="000000"/>
          <w:sz w:val="26"/>
          <w:szCs w:val="26"/>
        </w:rPr>
      </w:pPr>
      <w:r w:rsidRPr="00B45EDC">
        <w:rPr>
          <w:b/>
          <w:color w:val="000000"/>
          <w:sz w:val="28"/>
          <w:szCs w:val="28"/>
        </w:rPr>
        <w:t>Title</w:t>
      </w:r>
      <w:r w:rsidRPr="00B45EDC">
        <w:rPr>
          <w:b/>
          <w:color w:val="000000"/>
          <w:sz w:val="26"/>
          <w:szCs w:val="26"/>
        </w:rPr>
        <w:t xml:space="preserve"> - </w:t>
      </w:r>
      <w:r w:rsidRPr="00B45EDC">
        <w:rPr>
          <w:b/>
          <w:bCs/>
          <w:color w:val="000000"/>
          <w:sz w:val="26"/>
          <w:szCs w:val="26"/>
        </w:rPr>
        <w:t>Explainability in Deep Models.</w:t>
      </w:r>
    </w:p>
    <w:p w14:paraId="1064F3AA" w14:textId="77777777" w:rsidR="003B7EC2" w:rsidRPr="00A55B58" w:rsidRDefault="003B7EC2">
      <w:pPr>
        <w:pBdr>
          <w:top w:val="nil"/>
          <w:left w:val="nil"/>
          <w:bottom w:val="nil"/>
          <w:right w:val="nil"/>
          <w:between w:val="nil"/>
        </w:pBdr>
        <w:spacing w:line="360" w:lineRule="auto"/>
        <w:ind w:left="720"/>
        <w:jc w:val="both"/>
        <w:rPr>
          <w:color w:val="000000"/>
          <w:sz w:val="26"/>
          <w:szCs w:val="26"/>
        </w:rPr>
      </w:pPr>
    </w:p>
    <w:p w14:paraId="0BE47091" w14:textId="77777777" w:rsidR="003B7EC2" w:rsidRPr="00A55B58" w:rsidRDefault="00000000">
      <w:pPr>
        <w:numPr>
          <w:ilvl w:val="0"/>
          <w:numId w:val="4"/>
        </w:numPr>
        <w:pBdr>
          <w:top w:val="nil"/>
          <w:left w:val="nil"/>
          <w:bottom w:val="nil"/>
          <w:right w:val="nil"/>
          <w:between w:val="nil"/>
        </w:pBdr>
        <w:spacing w:line="360" w:lineRule="auto"/>
        <w:jc w:val="both"/>
        <w:rPr>
          <w:b/>
          <w:color w:val="000000"/>
          <w:sz w:val="28"/>
          <w:szCs w:val="28"/>
        </w:rPr>
      </w:pPr>
      <w:r w:rsidRPr="00A55B58">
        <w:rPr>
          <w:b/>
          <w:color w:val="000000"/>
          <w:sz w:val="28"/>
          <w:szCs w:val="28"/>
        </w:rPr>
        <w:t>Brief problem statement-</w:t>
      </w:r>
    </w:p>
    <w:p w14:paraId="55BF19CE" w14:textId="77777777" w:rsidR="003B7EC2" w:rsidRPr="00A55B58" w:rsidRDefault="00000000">
      <w:pPr>
        <w:pBdr>
          <w:top w:val="nil"/>
          <w:left w:val="nil"/>
          <w:bottom w:val="nil"/>
          <w:right w:val="nil"/>
          <w:between w:val="nil"/>
        </w:pBdr>
        <w:spacing w:line="360" w:lineRule="auto"/>
        <w:ind w:left="720"/>
        <w:jc w:val="both"/>
        <w:rPr>
          <w:color w:val="000000"/>
          <w:sz w:val="26"/>
          <w:szCs w:val="26"/>
        </w:rPr>
      </w:pPr>
      <w:r w:rsidRPr="00A55B58">
        <w:rPr>
          <w:color w:val="000000"/>
          <w:sz w:val="26"/>
          <w:szCs w:val="26"/>
        </w:rPr>
        <w:t xml:space="preserve">Despite widespread adoption, machine learning models remain mostly black boxes for end user. Understanding the reasons behind predictions is, however, quite important in assessing trust, which is fundamental if one plans to take action based on a prediction, or when choosing whether to deploy a new model. </w:t>
      </w:r>
    </w:p>
    <w:p w14:paraId="1F4DD758" w14:textId="77777777" w:rsidR="003B7EC2" w:rsidRPr="00A55B58" w:rsidRDefault="00000000">
      <w:pPr>
        <w:pBdr>
          <w:top w:val="nil"/>
          <w:left w:val="nil"/>
          <w:bottom w:val="nil"/>
          <w:right w:val="nil"/>
          <w:between w:val="nil"/>
        </w:pBdr>
        <w:spacing w:line="360" w:lineRule="auto"/>
        <w:ind w:left="720"/>
        <w:jc w:val="both"/>
        <w:rPr>
          <w:color w:val="000000"/>
          <w:sz w:val="26"/>
          <w:szCs w:val="26"/>
        </w:rPr>
      </w:pPr>
      <w:r w:rsidRPr="00A55B58">
        <w:rPr>
          <w:color w:val="000000"/>
          <w:sz w:val="26"/>
          <w:szCs w:val="26"/>
        </w:rPr>
        <w:t xml:space="preserve"> </w:t>
      </w:r>
    </w:p>
    <w:p w14:paraId="084B06D7" w14:textId="77777777" w:rsidR="003B7EC2" w:rsidRPr="00A55B58" w:rsidRDefault="00000000">
      <w:pPr>
        <w:numPr>
          <w:ilvl w:val="0"/>
          <w:numId w:val="4"/>
        </w:numPr>
        <w:pBdr>
          <w:top w:val="nil"/>
          <w:left w:val="nil"/>
          <w:bottom w:val="nil"/>
          <w:right w:val="nil"/>
          <w:between w:val="nil"/>
        </w:pBdr>
        <w:spacing w:line="360" w:lineRule="auto"/>
        <w:jc w:val="both"/>
        <w:rPr>
          <w:color w:val="000000"/>
          <w:sz w:val="26"/>
          <w:szCs w:val="26"/>
        </w:rPr>
      </w:pPr>
      <w:r w:rsidRPr="00A55B58">
        <w:rPr>
          <w:b/>
          <w:color w:val="000000"/>
          <w:sz w:val="28"/>
          <w:szCs w:val="28"/>
        </w:rPr>
        <w:t>Background information:</w:t>
      </w:r>
    </w:p>
    <w:p w14:paraId="41521E9A" w14:textId="77777777" w:rsidR="003B7EC2" w:rsidRPr="00A55B58" w:rsidRDefault="00000000">
      <w:pPr>
        <w:pBdr>
          <w:top w:val="nil"/>
          <w:left w:val="nil"/>
          <w:bottom w:val="nil"/>
          <w:right w:val="nil"/>
          <w:between w:val="nil"/>
        </w:pBdr>
        <w:spacing w:line="360" w:lineRule="auto"/>
        <w:ind w:left="720"/>
        <w:jc w:val="both"/>
        <w:rPr>
          <w:color w:val="000000"/>
          <w:sz w:val="26"/>
          <w:szCs w:val="26"/>
        </w:rPr>
      </w:pPr>
      <w:r w:rsidRPr="00A55B58">
        <w:rPr>
          <w:color w:val="000000"/>
          <w:sz w:val="26"/>
          <w:szCs w:val="26"/>
        </w:rPr>
        <w:t xml:space="preserve">AI creates a strong foundation, but we need additional frameworks to help the user understand how the model makes decisions. Explainable AI techniques provide the means to try to unravel the mysteries of AI decision-making, helping end users easily understand and interpret model predictions. </w:t>
      </w:r>
    </w:p>
    <w:p w14:paraId="066CD224" w14:textId="77777777" w:rsidR="003B7EC2" w:rsidRPr="00A55B58" w:rsidRDefault="00000000">
      <w:pPr>
        <w:spacing w:line="360" w:lineRule="auto"/>
        <w:ind w:left="720"/>
        <w:jc w:val="both"/>
        <w:rPr>
          <w:sz w:val="26"/>
          <w:szCs w:val="26"/>
        </w:rPr>
      </w:pPr>
      <w:r w:rsidRPr="00A55B58">
        <w:rPr>
          <w:sz w:val="26"/>
          <w:szCs w:val="26"/>
        </w:rPr>
        <w:t xml:space="preserve">For instance, suppose an AI model flags a warning that an email as fraudulent. Before user take any decision whether he has to keep or discard the email, user may want to know, why did the model take this decision, what are the features/variables triggered this conclusion? Explainable AI (XAI) can help answer these questions. </w:t>
      </w:r>
    </w:p>
    <w:p w14:paraId="17C65A8A" w14:textId="77777777" w:rsidR="003B7EC2" w:rsidRPr="00A55B58" w:rsidRDefault="00000000">
      <w:pPr>
        <w:spacing w:line="360" w:lineRule="auto"/>
        <w:ind w:left="720"/>
        <w:jc w:val="both"/>
        <w:rPr>
          <w:sz w:val="26"/>
          <w:szCs w:val="26"/>
        </w:rPr>
      </w:pPr>
      <w:r w:rsidRPr="00A55B58">
        <w:rPr>
          <w:sz w:val="26"/>
          <w:szCs w:val="26"/>
        </w:rPr>
        <w:t xml:space="preserve">XAI is essential for ensuring transparency, trust, and accountability in AI, especially in high-stakes applications like healthcare, finance, and law. XAI enables responsible and human-centered AI deployment. XAI addresses concerns that arise from the "black-box" nature of many AI models, </w:t>
      </w:r>
      <w:r w:rsidRPr="00A55B58">
        <w:rPr>
          <w:sz w:val="26"/>
          <w:szCs w:val="26"/>
        </w:rPr>
        <w:lastRenderedPageBreak/>
        <w:t>especially complex models like deep neural networks, by providing a means to understand and interpret how these models work.</w:t>
      </w:r>
    </w:p>
    <w:p w14:paraId="2F8C2119" w14:textId="77777777" w:rsidR="003B7EC2" w:rsidRPr="00A55B58" w:rsidRDefault="00000000">
      <w:pPr>
        <w:spacing w:line="360" w:lineRule="auto"/>
        <w:ind w:left="720"/>
        <w:jc w:val="both"/>
        <w:rPr>
          <w:sz w:val="26"/>
          <w:szCs w:val="26"/>
        </w:rPr>
      </w:pPr>
      <w:r w:rsidRPr="00A55B58">
        <w:rPr>
          <w:sz w:val="26"/>
          <w:szCs w:val="26"/>
        </w:rPr>
        <w:t>Applications of Explainable AI: Healthcare, Finance, Autonomous Vehicles, Criminal Justice.</w:t>
      </w:r>
    </w:p>
    <w:p w14:paraId="2DDE8211" w14:textId="77777777" w:rsidR="003B7EC2" w:rsidRPr="00A55B58" w:rsidRDefault="003B7EC2">
      <w:pPr>
        <w:spacing w:line="360" w:lineRule="auto"/>
        <w:jc w:val="both"/>
        <w:rPr>
          <w:b/>
          <w:sz w:val="28"/>
          <w:szCs w:val="28"/>
        </w:rPr>
      </w:pPr>
    </w:p>
    <w:p w14:paraId="4C3092AD" w14:textId="77777777" w:rsidR="003B7EC2" w:rsidRPr="00A55B58" w:rsidRDefault="00000000">
      <w:pPr>
        <w:numPr>
          <w:ilvl w:val="0"/>
          <w:numId w:val="4"/>
        </w:numPr>
        <w:pBdr>
          <w:top w:val="nil"/>
          <w:left w:val="nil"/>
          <w:bottom w:val="nil"/>
          <w:right w:val="nil"/>
          <w:between w:val="nil"/>
        </w:pBdr>
        <w:spacing w:line="360" w:lineRule="auto"/>
        <w:jc w:val="both"/>
        <w:rPr>
          <w:b/>
          <w:color w:val="000000"/>
          <w:sz w:val="28"/>
          <w:szCs w:val="28"/>
        </w:rPr>
      </w:pPr>
      <w:r w:rsidRPr="00A55B58">
        <w:rPr>
          <w:b/>
          <w:color w:val="000000"/>
          <w:sz w:val="28"/>
          <w:szCs w:val="28"/>
        </w:rPr>
        <w:t>Motivation for selection of the project</w:t>
      </w:r>
    </w:p>
    <w:p w14:paraId="7E77E224" w14:textId="5589698A" w:rsidR="003B7EC2" w:rsidRPr="00A55B58" w:rsidRDefault="00000000">
      <w:pPr>
        <w:pBdr>
          <w:top w:val="nil"/>
          <w:left w:val="nil"/>
          <w:bottom w:val="nil"/>
          <w:right w:val="nil"/>
          <w:between w:val="nil"/>
        </w:pBdr>
        <w:spacing w:line="360" w:lineRule="auto"/>
        <w:ind w:left="720"/>
        <w:jc w:val="both"/>
        <w:rPr>
          <w:color w:val="000000"/>
          <w:sz w:val="26"/>
          <w:szCs w:val="26"/>
        </w:rPr>
      </w:pPr>
      <w:r w:rsidRPr="00A55B58">
        <w:rPr>
          <w:color w:val="000000"/>
          <w:sz w:val="26"/>
          <w:szCs w:val="26"/>
        </w:rPr>
        <w:t>To understand how exactly AI Models take decision based on different features and variables</w:t>
      </w:r>
      <w:r w:rsidR="00681BAF">
        <w:rPr>
          <w:color w:val="000000"/>
          <w:sz w:val="26"/>
          <w:szCs w:val="26"/>
        </w:rPr>
        <w:t xml:space="preserve"> and t</w:t>
      </w:r>
      <w:r w:rsidR="004F6AB2">
        <w:rPr>
          <w:color w:val="000000"/>
          <w:sz w:val="26"/>
          <w:szCs w:val="26"/>
        </w:rPr>
        <w:t xml:space="preserve">ake </w:t>
      </w:r>
      <w:r w:rsidR="00681BAF">
        <w:rPr>
          <w:color w:val="000000"/>
          <w:sz w:val="26"/>
          <w:szCs w:val="26"/>
        </w:rPr>
        <w:t>necessary</w:t>
      </w:r>
      <w:r w:rsidR="004F6AB2">
        <w:rPr>
          <w:color w:val="000000"/>
          <w:sz w:val="26"/>
          <w:szCs w:val="26"/>
        </w:rPr>
        <w:t xml:space="preserve"> action</w:t>
      </w:r>
      <w:r w:rsidR="00681BAF">
        <w:rPr>
          <w:color w:val="000000"/>
          <w:sz w:val="26"/>
          <w:szCs w:val="26"/>
        </w:rPr>
        <w:t xml:space="preserve"> to correct them</w:t>
      </w:r>
      <w:r w:rsidR="004F6AB2">
        <w:rPr>
          <w:color w:val="000000"/>
          <w:sz w:val="26"/>
          <w:szCs w:val="26"/>
        </w:rPr>
        <w:t xml:space="preserve"> based on the results.</w:t>
      </w:r>
    </w:p>
    <w:p w14:paraId="582B837A" w14:textId="77777777" w:rsidR="003B7EC2" w:rsidRPr="00A55B58" w:rsidRDefault="00000000">
      <w:pPr>
        <w:pBdr>
          <w:top w:val="nil"/>
          <w:left w:val="nil"/>
          <w:bottom w:val="nil"/>
          <w:right w:val="nil"/>
          <w:between w:val="nil"/>
        </w:pBdr>
        <w:spacing w:line="360" w:lineRule="auto"/>
        <w:ind w:left="720"/>
        <w:jc w:val="both"/>
        <w:rPr>
          <w:color w:val="000000"/>
          <w:sz w:val="26"/>
          <w:szCs w:val="26"/>
        </w:rPr>
      </w:pPr>
      <w:r w:rsidRPr="00A55B58">
        <w:rPr>
          <w:color w:val="000000"/>
          <w:sz w:val="26"/>
          <w:szCs w:val="26"/>
        </w:rPr>
        <w:t xml:space="preserve"> </w:t>
      </w:r>
    </w:p>
    <w:p w14:paraId="185FB7AA" w14:textId="77777777" w:rsidR="003B7EC2" w:rsidRPr="00A55B58" w:rsidRDefault="00000000">
      <w:pPr>
        <w:numPr>
          <w:ilvl w:val="0"/>
          <w:numId w:val="4"/>
        </w:numPr>
        <w:pBdr>
          <w:top w:val="nil"/>
          <w:left w:val="nil"/>
          <w:bottom w:val="nil"/>
          <w:right w:val="nil"/>
          <w:between w:val="nil"/>
        </w:pBdr>
        <w:spacing w:line="360" w:lineRule="auto"/>
        <w:jc w:val="both"/>
        <w:rPr>
          <w:b/>
          <w:color w:val="000000"/>
          <w:sz w:val="28"/>
          <w:szCs w:val="28"/>
        </w:rPr>
      </w:pPr>
      <w:r w:rsidRPr="00A55B58">
        <w:rPr>
          <w:b/>
          <w:color w:val="000000"/>
          <w:sz w:val="28"/>
          <w:szCs w:val="28"/>
        </w:rPr>
        <w:t>Detailed dataset description and dataset source</w:t>
      </w:r>
    </w:p>
    <w:p w14:paraId="2B15AE28" w14:textId="24037911" w:rsidR="003B7EC2" w:rsidRPr="00A55B58" w:rsidRDefault="00000000">
      <w:pPr>
        <w:pBdr>
          <w:top w:val="nil"/>
          <w:left w:val="nil"/>
          <w:bottom w:val="nil"/>
          <w:right w:val="nil"/>
          <w:between w:val="nil"/>
        </w:pBdr>
        <w:spacing w:line="360" w:lineRule="auto"/>
        <w:ind w:left="720"/>
        <w:jc w:val="both"/>
        <w:rPr>
          <w:color w:val="000000"/>
          <w:sz w:val="26"/>
          <w:szCs w:val="26"/>
        </w:rPr>
      </w:pPr>
      <w:r w:rsidRPr="00A55B58">
        <w:rPr>
          <w:color w:val="000000"/>
          <w:sz w:val="26"/>
          <w:szCs w:val="26"/>
        </w:rPr>
        <w:t>We are planning to use</w:t>
      </w:r>
      <w:r w:rsidR="00120C60">
        <w:rPr>
          <w:color w:val="000000"/>
          <w:sz w:val="26"/>
          <w:szCs w:val="26"/>
        </w:rPr>
        <w:t xml:space="preserve"> </w:t>
      </w:r>
      <w:r w:rsidRPr="00A55B58">
        <w:rPr>
          <w:color w:val="000000"/>
          <w:sz w:val="26"/>
          <w:szCs w:val="26"/>
        </w:rPr>
        <w:t>dataset</w:t>
      </w:r>
      <w:r w:rsidR="004D2D2D">
        <w:rPr>
          <w:color w:val="000000"/>
          <w:sz w:val="26"/>
          <w:szCs w:val="26"/>
        </w:rPr>
        <w:t xml:space="preserve"> like</w:t>
      </w:r>
      <w:r w:rsidR="00120C60">
        <w:rPr>
          <w:color w:val="000000"/>
          <w:sz w:val="26"/>
          <w:szCs w:val="26"/>
        </w:rPr>
        <w:t>:</w:t>
      </w:r>
    </w:p>
    <w:p w14:paraId="0C48632A" w14:textId="50110937" w:rsidR="003B6F4D" w:rsidRPr="003B6F4D" w:rsidRDefault="00000000" w:rsidP="004F6AB2">
      <w:pPr>
        <w:numPr>
          <w:ilvl w:val="0"/>
          <w:numId w:val="5"/>
        </w:numPr>
        <w:pBdr>
          <w:top w:val="nil"/>
          <w:left w:val="nil"/>
          <w:bottom w:val="nil"/>
          <w:right w:val="nil"/>
          <w:between w:val="nil"/>
        </w:pBdr>
        <w:spacing w:line="360" w:lineRule="auto"/>
        <w:jc w:val="both"/>
        <w:rPr>
          <w:sz w:val="26"/>
          <w:szCs w:val="26"/>
        </w:rPr>
      </w:pPr>
      <w:r w:rsidRPr="003B6F4D">
        <w:rPr>
          <w:color w:val="000000"/>
          <w:sz w:val="26"/>
          <w:szCs w:val="26"/>
        </w:rPr>
        <w:t>ImageNet</w:t>
      </w:r>
      <w:r w:rsidR="004F6AB2" w:rsidRPr="003B6F4D">
        <w:rPr>
          <w:color w:val="000000"/>
          <w:sz w:val="26"/>
          <w:szCs w:val="26"/>
        </w:rPr>
        <w:t xml:space="preserve"> – </w:t>
      </w:r>
      <w:r w:rsidR="003B6F4D" w:rsidRPr="003B6F4D">
        <w:rPr>
          <w:color w:val="000000"/>
          <w:sz w:val="26"/>
          <w:szCs w:val="26"/>
        </w:rPr>
        <w:t>ImageNet is a large-scale, widely used database of labeled images, specifically designed to aid in visual object recognition research</w:t>
      </w:r>
      <w:r w:rsidR="003B6F4D">
        <w:rPr>
          <w:color w:val="000000"/>
          <w:sz w:val="26"/>
          <w:szCs w:val="26"/>
        </w:rPr>
        <w:t>.</w:t>
      </w:r>
    </w:p>
    <w:p w14:paraId="3B58D50E" w14:textId="6D02E93C" w:rsidR="003B6F4D" w:rsidRPr="003B6F4D" w:rsidRDefault="003B6F4D" w:rsidP="003B6F4D">
      <w:pPr>
        <w:pBdr>
          <w:top w:val="nil"/>
          <w:left w:val="nil"/>
          <w:bottom w:val="nil"/>
          <w:right w:val="nil"/>
          <w:between w:val="nil"/>
        </w:pBdr>
        <w:spacing w:line="360" w:lineRule="auto"/>
        <w:ind w:left="1080"/>
        <w:jc w:val="both"/>
        <w:rPr>
          <w:sz w:val="26"/>
          <w:szCs w:val="26"/>
        </w:rPr>
      </w:pPr>
      <w:r w:rsidRPr="003B6F4D">
        <w:rPr>
          <w:sz w:val="26"/>
          <w:szCs w:val="26"/>
        </w:rPr>
        <w:t>ImageNet contains millions of images organized by the WordNet hierarchy, covering over 20,000 categories</w:t>
      </w:r>
      <w:r>
        <w:rPr>
          <w:sz w:val="26"/>
          <w:szCs w:val="26"/>
        </w:rPr>
        <w:t>.</w:t>
      </w:r>
    </w:p>
    <w:p w14:paraId="07A7B181" w14:textId="40AB399F" w:rsidR="00B50479" w:rsidRPr="003B6F4D" w:rsidRDefault="00000000" w:rsidP="004F6AB2">
      <w:pPr>
        <w:numPr>
          <w:ilvl w:val="0"/>
          <w:numId w:val="5"/>
        </w:numPr>
        <w:pBdr>
          <w:top w:val="nil"/>
          <w:left w:val="nil"/>
          <w:bottom w:val="nil"/>
          <w:right w:val="nil"/>
          <w:between w:val="nil"/>
        </w:pBdr>
        <w:spacing w:line="360" w:lineRule="auto"/>
        <w:jc w:val="both"/>
        <w:rPr>
          <w:sz w:val="26"/>
          <w:szCs w:val="26"/>
        </w:rPr>
      </w:pPr>
      <w:r w:rsidRPr="003B6F4D">
        <w:rPr>
          <w:color w:val="000000"/>
          <w:sz w:val="26"/>
          <w:szCs w:val="26"/>
        </w:rPr>
        <w:t>Pascal VOC</w:t>
      </w:r>
      <w:r w:rsidR="004F6AB2" w:rsidRPr="003B6F4D">
        <w:rPr>
          <w:color w:val="000000"/>
          <w:sz w:val="26"/>
          <w:szCs w:val="26"/>
        </w:rPr>
        <w:t xml:space="preserve"> – </w:t>
      </w:r>
      <w:r w:rsidR="003B6F4D" w:rsidRPr="003B6F4D">
        <w:rPr>
          <w:color w:val="000000"/>
          <w:sz w:val="26"/>
          <w:szCs w:val="26"/>
        </w:rPr>
        <w:t>The Pascal Visual Object Classes (VOC) dataset is another influential dataset in computer vision research, particularly for tasks like object detection, image classification, and segmentation</w:t>
      </w:r>
      <w:r w:rsidR="003B6F4D" w:rsidRPr="003B6F4D">
        <w:rPr>
          <w:color w:val="000000"/>
          <w:sz w:val="26"/>
          <w:szCs w:val="26"/>
        </w:rPr>
        <w:t>.</w:t>
      </w:r>
      <w:r w:rsidR="003B6F4D">
        <w:rPr>
          <w:color w:val="000000"/>
          <w:sz w:val="26"/>
          <w:szCs w:val="26"/>
        </w:rPr>
        <w:t xml:space="preserve"> </w:t>
      </w:r>
      <w:r w:rsidR="003B6F4D" w:rsidRPr="003B6F4D">
        <w:rPr>
          <w:color w:val="000000"/>
          <w:sz w:val="26"/>
          <w:szCs w:val="26"/>
        </w:rPr>
        <w:t>The dataset contains images of 20 primary object categories, such as person, bicycle, car, dog, bird, and more, which were carefully chosen to represent common objects in various scenes.</w:t>
      </w:r>
    </w:p>
    <w:p w14:paraId="216EA2E0" w14:textId="77777777" w:rsidR="004F6AB2" w:rsidRPr="00A55B58" w:rsidRDefault="004F6AB2" w:rsidP="004F6AB2">
      <w:pPr>
        <w:pBdr>
          <w:top w:val="nil"/>
          <w:left w:val="nil"/>
          <w:bottom w:val="nil"/>
          <w:right w:val="nil"/>
          <w:between w:val="nil"/>
        </w:pBdr>
        <w:spacing w:line="360" w:lineRule="auto"/>
        <w:ind w:left="1080"/>
        <w:jc w:val="both"/>
        <w:rPr>
          <w:sz w:val="26"/>
          <w:szCs w:val="26"/>
        </w:rPr>
      </w:pPr>
    </w:p>
    <w:p w14:paraId="144B6A2A" w14:textId="77777777" w:rsidR="003B7EC2" w:rsidRPr="00A55B58" w:rsidRDefault="00000000">
      <w:pPr>
        <w:numPr>
          <w:ilvl w:val="0"/>
          <w:numId w:val="4"/>
        </w:numPr>
        <w:pBdr>
          <w:top w:val="nil"/>
          <w:left w:val="nil"/>
          <w:bottom w:val="nil"/>
          <w:right w:val="nil"/>
          <w:between w:val="nil"/>
        </w:pBdr>
        <w:spacing w:line="360" w:lineRule="auto"/>
        <w:jc w:val="both"/>
        <w:rPr>
          <w:b/>
          <w:color w:val="000000"/>
          <w:sz w:val="28"/>
          <w:szCs w:val="28"/>
        </w:rPr>
      </w:pPr>
      <w:r w:rsidRPr="00A55B58">
        <w:rPr>
          <w:b/>
          <w:color w:val="000000"/>
          <w:sz w:val="28"/>
          <w:szCs w:val="28"/>
        </w:rPr>
        <w:t>Current benchmark:</w:t>
      </w:r>
    </w:p>
    <w:p w14:paraId="2C34824F" w14:textId="6F77CAC3" w:rsidR="003B7EC2" w:rsidRPr="00A55B58" w:rsidRDefault="00000000">
      <w:pPr>
        <w:pBdr>
          <w:top w:val="nil"/>
          <w:left w:val="nil"/>
          <w:bottom w:val="nil"/>
          <w:right w:val="nil"/>
          <w:between w:val="nil"/>
        </w:pBdr>
        <w:spacing w:line="360" w:lineRule="auto"/>
        <w:ind w:left="720"/>
        <w:jc w:val="both"/>
        <w:rPr>
          <w:color w:val="000000"/>
          <w:sz w:val="26"/>
          <w:szCs w:val="26"/>
        </w:rPr>
      </w:pPr>
      <w:r w:rsidRPr="00A55B58">
        <w:rPr>
          <w:color w:val="000000"/>
          <w:sz w:val="26"/>
          <w:szCs w:val="26"/>
        </w:rPr>
        <w:t>There are several explainable AI frameworks available depending on different techniques. Some of them are mentioned below:</w:t>
      </w:r>
    </w:p>
    <w:p w14:paraId="7577DB40" w14:textId="06F9307D" w:rsidR="003B7EC2" w:rsidRPr="00A55B58" w:rsidRDefault="00000000">
      <w:pPr>
        <w:numPr>
          <w:ilvl w:val="0"/>
          <w:numId w:val="7"/>
        </w:numPr>
        <w:pBdr>
          <w:top w:val="nil"/>
          <w:left w:val="nil"/>
          <w:bottom w:val="nil"/>
          <w:right w:val="nil"/>
          <w:between w:val="nil"/>
        </w:pBdr>
        <w:spacing w:line="360" w:lineRule="auto"/>
        <w:jc w:val="both"/>
        <w:rPr>
          <w:color w:val="000000"/>
          <w:sz w:val="26"/>
          <w:szCs w:val="26"/>
        </w:rPr>
      </w:pPr>
      <w:r w:rsidRPr="00A55B58">
        <w:rPr>
          <w:color w:val="000000"/>
          <w:sz w:val="26"/>
          <w:szCs w:val="26"/>
        </w:rPr>
        <w:lastRenderedPageBreak/>
        <w:t>LIME (Local Interpretable Model-Agnostic Explanations)</w:t>
      </w:r>
      <w:r w:rsidR="004F6AB2">
        <w:rPr>
          <w:color w:val="000000"/>
          <w:sz w:val="26"/>
          <w:szCs w:val="26"/>
        </w:rPr>
        <w:t xml:space="preserve"> </w:t>
      </w:r>
      <w:r w:rsidR="003B6F4D">
        <w:rPr>
          <w:color w:val="000000"/>
          <w:sz w:val="26"/>
          <w:szCs w:val="26"/>
        </w:rPr>
        <w:t xml:space="preserve">– It </w:t>
      </w:r>
      <w:r w:rsidR="003B6F4D" w:rsidRPr="003B6F4D">
        <w:rPr>
          <w:color w:val="000000"/>
          <w:sz w:val="26"/>
          <w:szCs w:val="26"/>
        </w:rPr>
        <w:t xml:space="preserve">is based on the popular approximation in the </w:t>
      </w:r>
      <w:r w:rsidR="003B6F4D" w:rsidRPr="003B6F4D">
        <w:rPr>
          <w:color w:val="000000"/>
          <w:sz w:val="26"/>
          <w:szCs w:val="26"/>
        </w:rPr>
        <w:t>perturbation-based</w:t>
      </w:r>
      <w:r w:rsidR="003B6F4D" w:rsidRPr="003B6F4D">
        <w:rPr>
          <w:color w:val="000000"/>
          <w:sz w:val="26"/>
          <w:szCs w:val="26"/>
        </w:rPr>
        <w:t xml:space="preserve"> methods - the local linear approximation.</w:t>
      </w:r>
      <w:r w:rsidR="003B6F4D">
        <w:rPr>
          <w:color w:val="000000"/>
          <w:sz w:val="26"/>
          <w:szCs w:val="26"/>
        </w:rPr>
        <w:t xml:space="preserve"> </w:t>
      </w:r>
    </w:p>
    <w:p w14:paraId="12231C31" w14:textId="77D1B693" w:rsidR="003B7EC2" w:rsidRPr="00A55B58" w:rsidRDefault="00000000">
      <w:pPr>
        <w:numPr>
          <w:ilvl w:val="0"/>
          <w:numId w:val="7"/>
        </w:numPr>
        <w:pBdr>
          <w:top w:val="nil"/>
          <w:left w:val="nil"/>
          <w:bottom w:val="nil"/>
          <w:right w:val="nil"/>
          <w:between w:val="nil"/>
        </w:pBdr>
        <w:spacing w:line="360" w:lineRule="auto"/>
        <w:jc w:val="both"/>
        <w:rPr>
          <w:color w:val="000000"/>
          <w:sz w:val="26"/>
          <w:szCs w:val="26"/>
        </w:rPr>
      </w:pPr>
      <w:r w:rsidRPr="00A55B58">
        <w:rPr>
          <w:color w:val="000000"/>
          <w:sz w:val="26"/>
          <w:szCs w:val="26"/>
        </w:rPr>
        <w:t>SHAP (</w:t>
      </w:r>
      <w:proofErr w:type="spellStart"/>
      <w:r w:rsidRPr="00A55B58">
        <w:rPr>
          <w:color w:val="000000"/>
          <w:sz w:val="26"/>
          <w:szCs w:val="26"/>
        </w:rPr>
        <w:t>SHapley</w:t>
      </w:r>
      <w:proofErr w:type="spellEnd"/>
      <w:r w:rsidRPr="00A55B58">
        <w:rPr>
          <w:color w:val="000000"/>
          <w:sz w:val="26"/>
          <w:szCs w:val="26"/>
        </w:rPr>
        <w:t xml:space="preserve"> Additive </w:t>
      </w:r>
      <w:proofErr w:type="spellStart"/>
      <w:r w:rsidRPr="00A55B58">
        <w:rPr>
          <w:color w:val="000000"/>
          <w:sz w:val="26"/>
          <w:szCs w:val="26"/>
        </w:rPr>
        <w:t>exPlanations</w:t>
      </w:r>
      <w:proofErr w:type="spellEnd"/>
      <w:r w:rsidRPr="00A55B58">
        <w:rPr>
          <w:color w:val="000000"/>
          <w:sz w:val="26"/>
          <w:szCs w:val="26"/>
        </w:rPr>
        <w:t>)</w:t>
      </w:r>
      <w:r w:rsidR="006637C6">
        <w:rPr>
          <w:color w:val="000000"/>
          <w:sz w:val="26"/>
          <w:szCs w:val="26"/>
        </w:rPr>
        <w:t xml:space="preserve">- It </w:t>
      </w:r>
      <w:r w:rsidR="006637C6" w:rsidRPr="006637C6">
        <w:rPr>
          <w:color w:val="000000"/>
          <w:sz w:val="26"/>
          <w:szCs w:val="26"/>
        </w:rPr>
        <w:t>is an interpretability framework for machine learning models, based on game theory concepts</w:t>
      </w:r>
      <w:r w:rsidR="006637C6">
        <w:rPr>
          <w:color w:val="000000"/>
          <w:sz w:val="26"/>
          <w:szCs w:val="26"/>
        </w:rPr>
        <w:t>.</w:t>
      </w:r>
    </w:p>
    <w:p w14:paraId="67FD33AE" w14:textId="2F146720" w:rsidR="003B7EC2" w:rsidRPr="00A55B58" w:rsidRDefault="00000000">
      <w:pPr>
        <w:numPr>
          <w:ilvl w:val="0"/>
          <w:numId w:val="7"/>
        </w:numPr>
        <w:pBdr>
          <w:top w:val="nil"/>
          <w:left w:val="nil"/>
          <w:bottom w:val="nil"/>
          <w:right w:val="nil"/>
          <w:between w:val="nil"/>
        </w:pBdr>
        <w:spacing w:line="360" w:lineRule="auto"/>
        <w:jc w:val="both"/>
        <w:rPr>
          <w:color w:val="000000"/>
          <w:sz w:val="26"/>
          <w:szCs w:val="26"/>
        </w:rPr>
      </w:pPr>
      <w:r w:rsidRPr="00A55B58">
        <w:rPr>
          <w:color w:val="000000"/>
          <w:sz w:val="26"/>
          <w:szCs w:val="26"/>
        </w:rPr>
        <w:t>Grad-CAM (Gradient-weighted Class Activation Mapping)</w:t>
      </w:r>
      <w:r w:rsidR="006637C6">
        <w:rPr>
          <w:color w:val="000000"/>
          <w:sz w:val="26"/>
          <w:szCs w:val="26"/>
        </w:rPr>
        <w:t xml:space="preserve">- It is a </w:t>
      </w:r>
      <w:r w:rsidR="006637C6" w:rsidRPr="006637C6">
        <w:rPr>
          <w:color w:val="000000"/>
          <w:sz w:val="26"/>
          <w:szCs w:val="26"/>
        </w:rPr>
        <w:t>technique for visually interpreting decisions made by convolutional neural networks (CNNs), particularly in image classification and object detection tasks</w:t>
      </w:r>
      <w:r w:rsidR="006637C6">
        <w:rPr>
          <w:color w:val="000000"/>
          <w:sz w:val="26"/>
          <w:szCs w:val="26"/>
        </w:rPr>
        <w:t>.</w:t>
      </w:r>
    </w:p>
    <w:p w14:paraId="77B476AB" w14:textId="0CA5F602" w:rsidR="003B7EC2" w:rsidRPr="00A55B58" w:rsidRDefault="00000000">
      <w:pPr>
        <w:numPr>
          <w:ilvl w:val="0"/>
          <w:numId w:val="7"/>
        </w:numPr>
        <w:pBdr>
          <w:top w:val="nil"/>
          <w:left w:val="nil"/>
          <w:bottom w:val="nil"/>
          <w:right w:val="nil"/>
          <w:between w:val="nil"/>
        </w:pBdr>
        <w:spacing w:line="360" w:lineRule="auto"/>
        <w:jc w:val="both"/>
        <w:rPr>
          <w:b/>
          <w:color w:val="000000"/>
          <w:sz w:val="26"/>
          <w:szCs w:val="26"/>
        </w:rPr>
      </w:pPr>
      <w:r w:rsidRPr="00A55B58">
        <w:rPr>
          <w:color w:val="000000"/>
          <w:sz w:val="26"/>
          <w:szCs w:val="26"/>
        </w:rPr>
        <w:t>DAX (distillation aided explainability)</w:t>
      </w:r>
      <w:r w:rsidR="006637C6">
        <w:rPr>
          <w:color w:val="000000"/>
          <w:sz w:val="26"/>
          <w:szCs w:val="26"/>
        </w:rPr>
        <w:t xml:space="preserve">- </w:t>
      </w:r>
      <w:r w:rsidR="006637C6" w:rsidRPr="006637C6">
        <w:rPr>
          <w:color w:val="000000"/>
          <w:sz w:val="26"/>
          <w:szCs w:val="26"/>
        </w:rPr>
        <w:t>is a framework that combines model distillation with explainability techniques to make complex, often opaque models (like deep neural networks) more interpretable.</w:t>
      </w:r>
      <w:r w:rsidR="006637C6">
        <w:rPr>
          <w:color w:val="000000"/>
          <w:sz w:val="26"/>
          <w:szCs w:val="26"/>
        </w:rPr>
        <w:t xml:space="preserve"> It is a gradient free framework.</w:t>
      </w:r>
    </w:p>
    <w:p w14:paraId="613983DE" w14:textId="77777777" w:rsidR="003B7EC2" w:rsidRPr="00A55B58" w:rsidRDefault="003B7EC2">
      <w:pPr>
        <w:spacing w:line="360" w:lineRule="auto"/>
        <w:jc w:val="both"/>
        <w:rPr>
          <w:b/>
          <w:sz w:val="26"/>
          <w:szCs w:val="26"/>
        </w:rPr>
      </w:pPr>
    </w:p>
    <w:p w14:paraId="7684BE53" w14:textId="77777777" w:rsidR="003B7EC2" w:rsidRPr="00A55B58" w:rsidRDefault="00000000">
      <w:pPr>
        <w:numPr>
          <w:ilvl w:val="0"/>
          <w:numId w:val="4"/>
        </w:numPr>
        <w:pBdr>
          <w:top w:val="nil"/>
          <w:left w:val="nil"/>
          <w:bottom w:val="nil"/>
          <w:right w:val="nil"/>
          <w:between w:val="nil"/>
        </w:pBdr>
        <w:spacing w:line="360" w:lineRule="auto"/>
        <w:jc w:val="both"/>
        <w:rPr>
          <w:color w:val="000000"/>
          <w:sz w:val="28"/>
          <w:szCs w:val="28"/>
        </w:rPr>
      </w:pPr>
      <w:r w:rsidRPr="00A55B58">
        <w:rPr>
          <w:b/>
          <w:color w:val="000000"/>
          <w:sz w:val="28"/>
          <w:szCs w:val="28"/>
        </w:rPr>
        <w:t>Proposed Plan:</w:t>
      </w:r>
      <w:r w:rsidRPr="00A55B58">
        <w:rPr>
          <w:color w:val="000000"/>
          <w:sz w:val="28"/>
          <w:szCs w:val="28"/>
        </w:rPr>
        <w:t xml:space="preserve"> </w:t>
      </w:r>
    </w:p>
    <w:p w14:paraId="5D867ED2" w14:textId="4DB2D314" w:rsidR="003B7EC2" w:rsidRPr="00A55B58" w:rsidRDefault="00000000">
      <w:pPr>
        <w:numPr>
          <w:ilvl w:val="1"/>
          <w:numId w:val="3"/>
        </w:numPr>
        <w:spacing w:line="360" w:lineRule="auto"/>
        <w:jc w:val="both"/>
        <w:rPr>
          <w:sz w:val="26"/>
          <w:szCs w:val="26"/>
        </w:rPr>
      </w:pPr>
      <w:r w:rsidRPr="00A55B58">
        <w:rPr>
          <w:sz w:val="26"/>
          <w:szCs w:val="26"/>
        </w:rPr>
        <w:t xml:space="preserve">Our plan is to show usefulness of XAI. We will implement couple of Explainable AI framework like LIME/ </w:t>
      </w:r>
      <w:proofErr w:type="spellStart"/>
      <w:r w:rsidRPr="00A55B58">
        <w:rPr>
          <w:sz w:val="26"/>
          <w:szCs w:val="26"/>
        </w:rPr>
        <w:t>GradC</w:t>
      </w:r>
      <w:r w:rsidR="0091325E" w:rsidRPr="00A55B58">
        <w:rPr>
          <w:sz w:val="26"/>
          <w:szCs w:val="26"/>
        </w:rPr>
        <w:t>AM</w:t>
      </w:r>
      <w:proofErr w:type="spellEnd"/>
      <w:r w:rsidRPr="00A55B58">
        <w:rPr>
          <w:sz w:val="26"/>
          <w:szCs w:val="26"/>
        </w:rPr>
        <w:t xml:space="preserve"> on top of an AI model and explain</w:t>
      </w:r>
      <w:r w:rsidR="0091325E" w:rsidRPr="00A55B58">
        <w:rPr>
          <w:sz w:val="26"/>
          <w:szCs w:val="26"/>
        </w:rPr>
        <w:t xml:space="preserve"> them</w:t>
      </w:r>
      <w:r w:rsidRPr="00A55B58">
        <w:rPr>
          <w:sz w:val="26"/>
          <w:szCs w:val="26"/>
        </w:rPr>
        <w:t xml:space="preserve"> why XAI is useful</w:t>
      </w:r>
      <w:r w:rsidR="00063C98">
        <w:rPr>
          <w:sz w:val="26"/>
          <w:szCs w:val="26"/>
        </w:rPr>
        <w:t>.</w:t>
      </w:r>
      <w:r w:rsidRPr="00A55B58">
        <w:rPr>
          <w:sz w:val="26"/>
          <w:szCs w:val="26"/>
        </w:rPr>
        <w:t xml:space="preserve"> </w:t>
      </w:r>
      <w:r w:rsidR="00063C98">
        <w:rPr>
          <w:sz w:val="26"/>
          <w:szCs w:val="26"/>
        </w:rPr>
        <w:t>W</w:t>
      </w:r>
      <w:r w:rsidR="004F6AB2">
        <w:rPr>
          <w:sz w:val="26"/>
          <w:szCs w:val="26"/>
        </w:rPr>
        <w:t xml:space="preserve">e will </w:t>
      </w:r>
      <w:r w:rsidR="00063C98">
        <w:rPr>
          <w:sz w:val="26"/>
          <w:szCs w:val="26"/>
        </w:rPr>
        <w:t xml:space="preserve">also </w:t>
      </w:r>
      <w:r w:rsidR="004F6AB2">
        <w:rPr>
          <w:sz w:val="26"/>
          <w:szCs w:val="26"/>
        </w:rPr>
        <w:t>try and understand model weight</w:t>
      </w:r>
      <w:r w:rsidR="00063C98">
        <w:rPr>
          <w:sz w:val="26"/>
          <w:szCs w:val="26"/>
        </w:rPr>
        <w:t xml:space="preserve">s and how it </w:t>
      </w:r>
      <w:r w:rsidR="00063C98" w:rsidRPr="00063C98">
        <w:rPr>
          <w:sz w:val="26"/>
          <w:szCs w:val="26"/>
        </w:rPr>
        <w:t>allowing us to interpret features and inputs</w:t>
      </w:r>
      <w:r w:rsidR="00063C98">
        <w:rPr>
          <w:sz w:val="26"/>
          <w:szCs w:val="26"/>
        </w:rPr>
        <w:t>.</w:t>
      </w:r>
      <w:r w:rsidR="00063C98" w:rsidRPr="00063C98">
        <w:rPr>
          <w:sz w:val="26"/>
          <w:szCs w:val="26"/>
        </w:rPr>
        <w:t xml:space="preserve"> </w:t>
      </w:r>
    </w:p>
    <w:p w14:paraId="0BBC241F" w14:textId="77777777" w:rsidR="003B7EC2" w:rsidRPr="00A55B58" w:rsidRDefault="00000000">
      <w:pPr>
        <w:numPr>
          <w:ilvl w:val="1"/>
          <w:numId w:val="3"/>
        </w:numPr>
        <w:spacing w:line="360" w:lineRule="auto"/>
        <w:jc w:val="both"/>
        <w:rPr>
          <w:sz w:val="26"/>
          <w:szCs w:val="26"/>
        </w:rPr>
      </w:pPr>
      <w:r w:rsidRPr="00A55B58">
        <w:rPr>
          <w:sz w:val="26"/>
          <w:szCs w:val="26"/>
        </w:rPr>
        <w:t>stages with defined deliverables</w:t>
      </w:r>
    </w:p>
    <w:p w14:paraId="7BF50A49" w14:textId="3FBAAF07" w:rsidR="003B7EC2" w:rsidRPr="00A55B58" w:rsidRDefault="0091325E" w:rsidP="006637C6">
      <w:pPr>
        <w:spacing w:line="360" w:lineRule="auto"/>
        <w:ind w:left="1440"/>
        <w:jc w:val="both"/>
        <w:rPr>
          <w:sz w:val="26"/>
          <w:szCs w:val="26"/>
        </w:rPr>
      </w:pPr>
      <w:proofErr w:type="spellStart"/>
      <w:r w:rsidRPr="00A55B58">
        <w:rPr>
          <w:sz w:val="26"/>
          <w:szCs w:val="26"/>
        </w:rPr>
        <w:t>i</w:t>
      </w:r>
      <w:proofErr w:type="spellEnd"/>
      <w:r w:rsidRPr="00A55B58">
        <w:rPr>
          <w:sz w:val="26"/>
          <w:szCs w:val="26"/>
        </w:rPr>
        <w:t>. Analysis:</w:t>
      </w:r>
    </w:p>
    <w:p w14:paraId="02989CB1" w14:textId="77777777" w:rsidR="003B7EC2" w:rsidRPr="00A55B58" w:rsidRDefault="00000000">
      <w:pPr>
        <w:numPr>
          <w:ilvl w:val="0"/>
          <w:numId w:val="8"/>
        </w:numPr>
        <w:spacing w:line="360" w:lineRule="auto"/>
        <w:jc w:val="both"/>
        <w:rPr>
          <w:sz w:val="26"/>
          <w:szCs w:val="26"/>
        </w:rPr>
      </w:pPr>
      <w:r w:rsidRPr="00A55B58">
        <w:rPr>
          <w:sz w:val="26"/>
          <w:szCs w:val="26"/>
        </w:rPr>
        <w:t>Defining the problem statement</w:t>
      </w:r>
    </w:p>
    <w:p w14:paraId="33BFE3AE" w14:textId="77777777" w:rsidR="003B7EC2" w:rsidRPr="00A55B58" w:rsidRDefault="00000000">
      <w:pPr>
        <w:numPr>
          <w:ilvl w:val="0"/>
          <w:numId w:val="8"/>
        </w:numPr>
        <w:spacing w:line="360" w:lineRule="auto"/>
        <w:jc w:val="both"/>
        <w:rPr>
          <w:sz w:val="26"/>
          <w:szCs w:val="26"/>
        </w:rPr>
      </w:pPr>
      <w:r w:rsidRPr="00A55B58">
        <w:rPr>
          <w:sz w:val="26"/>
          <w:szCs w:val="26"/>
        </w:rPr>
        <w:t>Choosing the NN models, XAI models and dataset</w:t>
      </w:r>
    </w:p>
    <w:p w14:paraId="638E5896" w14:textId="272E2217" w:rsidR="003B7EC2" w:rsidRDefault="00000000">
      <w:pPr>
        <w:spacing w:line="360" w:lineRule="auto"/>
        <w:jc w:val="both"/>
        <w:rPr>
          <w:sz w:val="26"/>
          <w:szCs w:val="26"/>
        </w:rPr>
      </w:pPr>
      <w:r w:rsidRPr="00A55B58">
        <w:rPr>
          <w:sz w:val="26"/>
          <w:szCs w:val="26"/>
        </w:rPr>
        <w:tab/>
      </w:r>
      <w:r w:rsidRPr="00A55B58">
        <w:rPr>
          <w:sz w:val="26"/>
          <w:szCs w:val="26"/>
        </w:rPr>
        <w:tab/>
      </w:r>
      <w:r w:rsidR="0091325E" w:rsidRPr="00A55B58">
        <w:rPr>
          <w:sz w:val="26"/>
          <w:szCs w:val="26"/>
        </w:rPr>
        <w:t>i</w:t>
      </w:r>
      <w:r w:rsidRPr="00A55B58">
        <w:rPr>
          <w:sz w:val="26"/>
          <w:szCs w:val="26"/>
        </w:rPr>
        <w:t>i. Execution:</w:t>
      </w:r>
    </w:p>
    <w:p w14:paraId="5528DE1F" w14:textId="1A48F585" w:rsidR="00444A98" w:rsidRPr="00444A98" w:rsidRDefault="00444A98" w:rsidP="00444A98">
      <w:pPr>
        <w:pStyle w:val="ListParagraph"/>
        <w:numPr>
          <w:ilvl w:val="0"/>
          <w:numId w:val="14"/>
        </w:numPr>
        <w:spacing w:line="360" w:lineRule="auto"/>
        <w:jc w:val="both"/>
        <w:rPr>
          <w:sz w:val="26"/>
          <w:szCs w:val="26"/>
        </w:rPr>
      </w:pPr>
      <w:r w:rsidRPr="00444A98">
        <w:rPr>
          <w:sz w:val="26"/>
          <w:szCs w:val="26"/>
        </w:rPr>
        <w:t>Learning about different XAI frameworks and how they work.</w:t>
      </w:r>
    </w:p>
    <w:p w14:paraId="228EE31C" w14:textId="789FE4F9" w:rsidR="003B7EC2" w:rsidRPr="00444A98" w:rsidRDefault="00000000" w:rsidP="00444A98">
      <w:pPr>
        <w:numPr>
          <w:ilvl w:val="0"/>
          <w:numId w:val="14"/>
        </w:numPr>
        <w:spacing w:line="360" w:lineRule="auto"/>
        <w:jc w:val="both"/>
        <w:rPr>
          <w:sz w:val="26"/>
          <w:szCs w:val="26"/>
        </w:rPr>
      </w:pPr>
      <w:r w:rsidRPr="00444A98">
        <w:rPr>
          <w:sz w:val="26"/>
          <w:szCs w:val="26"/>
        </w:rPr>
        <w:t>Using XAI model for the chosen NN models for extracting the explainability parameters</w:t>
      </w:r>
      <w:r w:rsidR="00444A98" w:rsidRPr="00444A98">
        <w:rPr>
          <w:sz w:val="26"/>
          <w:szCs w:val="26"/>
        </w:rPr>
        <w:t>.</w:t>
      </w:r>
    </w:p>
    <w:p w14:paraId="5EAB6543" w14:textId="78C4FE12" w:rsidR="003B7EC2" w:rsidRDefault="00000000">
      <w:pPr>
        <w:spacing w:line="360" w:lineRule="auto"/>
        <w:jc w:val="both"/>
        <w:rPr>
          <w:sz w:val="26"/>
          <w:szCs w:val="26"/>
        </w:rPr>
      </w:pPr>
      <w:r w:rsidRPr="00A55B58">
        <w:rPr>
          <w:sz w:val="26"/>
          <w:szCs w:val="26"/>
        </w:rPr>
        <w:tab/>
      </w:r>
      <w:r w:rsidRPr="00A55B58">
        <w:rPr>
          <w:sz w:val="26"/>
          <w:szCs w:val="26"/>
        </w:rPr>
        <w:tab/>
      </w:r>
      <w:r w:rsidR="0091325E" w:rsidRPr="00A55B58">
        <w:rPr>
          <w:sz w:val="26"/>
          <w:szCs w:val="26"/>
        </w:rPr>
        <w:t>i</w:t>
      </w:r>
      <w:r w:rsidRPr="00A55B58">
        <w:rPr>
          <w:sz w:val="26"/>
          <w:szCs w:val="26"/>
        </w:rPr>
        <w:t>ii. Conclusion:</w:t>
      </w:r>
    </w:p>
    <w:p w14:paraId="03FB995F" w14:textId="744C0BE2" w:rsidR="00444A98" w:rsidRPr="00444A98" w:rsidRDefault="00444A98" w:rsidP="00444A98">
      <w:pPr>
        <w:numPr>
          <w:ilvl w:val="0"/>
          <w:numId w:val="8"/>
        </w:numPr>
        <w:spacing w:line="360" w:lineRule="auto"/>
        <w:jc w:val="both"/>
        <w:rPr>
          <w:sz w:val="26"/>
          <w:szCs w:val="26"/>
        </w:rPr>
      </w:pPr>
      <w:r w:rsidRPr="00444A98">
        <w:rPr>
          <w:sz w:val="26"/>
          <w:szCs w:val="26"/>
        </w:rPr>
        <w:t>Comparison of the results based on the metrices</w:t>
      </w:r>
      <w:r>
        <w:rPr>
          <w:sz w:val="26"/>
          <w:szCs w:val="26"/>
        </w:rPr>
        <w:t>.</w:t>
      </w:r>
      <w:r w:rsidRPr="00444A98">
        <w:rPr>
          <w:sz w:val="26"/>
          <w:szCs w:val="26"/>
        </w:rPr>
        <w:tab/>
      </w:r>
    </w:p>
    <w:p w14:paraId="15426AA4" w14:textId="12EEBD43" w:rsidR="003B7EC2" w:rsidRPr="00EE4915" w:rsidRDefault="00000000" w:rsidP="00EE4915">
      <w:pPr>
        <w:numPr>
          <w:ilvl w:val="0"/>
          <w:numId w:val="8"/>
        </w:numPr>
        <w:spacing w:line="360" w:lineRule="auto"/>
        <w:jc w:val="both"/>
        <w:rPr>
          <w:sz w:val="26"/>
          <w:szCs w:val="26"/>
        </w:rPr>
      </w:pPr>
      <w:r w:rsidRPr="00EE4915">
        <w:rPr>
          <w:sz w:val="26"/>
          <w:szCs w:val="26"/>
        </w:rPr>
        <w:lastRenderedPageBreak/>
        <w:t>Submission</w:t>
      </w:r>
    </w:p>
    <w:p w14:paraId="3001C229" w14:textId="77777777" w:rsidR="003B7EC2" w:rsidRPr="00A55B58" w:rsidRDefault="00000000">
      <w:pPr>
        <w:numPr>
          <w:ilvl w:val="1"/>
          <w:numId w:val="3"/>
        </w:numPr>
        <w:spacing w:line="360" w:lineRule="auto"/>
        <w:jc w:val="both"/>
        <w:rPr>
          <w:sz w:val="26"/>
          <w:szCs w:val="26"/>
        </w:rPr>
      </w:pPr>
      <w:r w:rsidRPr="00A55B58">
        <w:rPr>
          <w:sz w:val="26"/>
          <w:szCs w:val="26"/>
        </w:rPr>
        <w:t xml:space="preserve">methodology </w:t>
      </w:r>
    </w:p>
    <w:p w14:paraId="4E827BA8" w14:textId="77777777" w:rsidR="003B7EC2" w:rsidRPr="00A55B58" w:rsidRDefault="00000000" w:rsidP="0091325E">
      <w:pPr>
        <w:pStyle w:val="ListParagraph"/>
        <w:numPr>
          <w:ilvl w:val="0"/>
          <w:numId w:val="11"/>
        </w:numPr>
        <w:spacing w:line="360" w:lineRule="auto"/>
        <w:jc w:val="both"/>
        <w:rPr>
          <w:rFonts w:cs="Arial"/>
          <w:sz w:val="26"/>
          <w:szCs w:val="26"/>
        </w:rPr>
      </w:pPr>
      <w:r w:rsidRPr="00A55B58">
        <w:rPr>
          <w:rFonts w:cs="Arial"/>
          <w:sz w:val="26"/>
          <w:szCs w:val="26"/>
        </w:rPr>
        <w:t xml:space="preserve">packages and tools </w:t>
      </w:r>
    </w:p>
    <w:p w14:paraId="7ECEB0EC" w14:textId="77777777" w:rsidR="003B7EC2" w:rsidRPr="00A55B58" w:rsidRDefault="00000000" w:rsidP="0091325E">
      <w:pPr>
        <w:spacing w:line="360" w:lineRule="auto"/>
        <w:ind w:left="2160"/>
        <w:jc w:val="both"/>
        <w:rPr>
          <w:sz w:val="26"/>
          <w:szCs w:val="26"/>
        </w:rPr>
      </w:pPr>
      <w:r w:rsidRPr="00A55B58">
        <w:rPr>
          <w:sz w:val="26"/>
          <w:szCs w:val="26"/>
        </w:rPr>
        <w:t xml:space="preserve">Tools: Google </w:t>
      </w:r>
      <w:proofErr w:type="spellStart"/>
      <w:r w:rsidRPr="00A55B58">
        <w:rPr>
          <w:sz w:val="26"/>
          <w:szCs w:val="26"/>
        </w:rPr>
        <w:t>Colab</w:t>
      </w:r>
      <w:proofErr w:type="spellEnd"/>
      <w:r w:rsidRPr="00A55B58">
        <w:rPr>
          <w:sz w:val="26"/>
          <w:szCs w:val="26"/>
        </w:rPr>
        <w:t xml:space="preserve"> notebook for coding, Jupiter Notebook; </w:t>
      </w:r>
    </w:p>
    <w:p w14:paraId="5A664638" w14:textId="32B0EE09" w:rsidR="003B7EC2" w:rsidRPr="00A55B58" w:rsidRDefault="00000000" w:rsidP="0091325E">
      <w:pPr>
        <w:spacing w:line="360" w:lineRule="auto"/>
        <w:ind w:left="2160"/>
        <w:jc w:val="both"/>
        <w:rPr>
          <w:sz w:val="26"/>
          <w:szCs w:val="26"/>
        </w:rPr>
      </w:pPr>
      <w:r w:rsidRPr="00A55B58">
        <w:rPr>
          <w:sz w:val="26"/>
          <w:szCs w:val="26"/>
        </w:rPr>
        <w:t>Packages:</w:t>
      </w:r>
      <w:r w:rsidR="00CA1113" w:rsidRPr="00A55B58">
        <w:rPr>
          <w:sz w:val="26"/>
          <w:szCs w:val="26"/>
        </w:rPr>
        <w:t xml:space="preserve"> </w:t>
      </w:r>
      <w:proofErr w:type="spellStart"/>
      <w:r w:rsidR="00CA1113" w:rsidRPr="00A55B58">
        <w:rPr>
          <w:sz w:val="26"/>
          <w:szCs w:val="26"/>
        </w:rPr>
        <w:t>py</w:t>
      </w:r>
      <w:r w:rsidRPr="00A55B58">
        <w:rPr>
          <w:sz w:val="26"/>
          <w:szCs w:val="26"/>
        </w:rPr>
        <w:t>torch</w:t>
      </w:r>
      <w:proofErr w:type="spellEnd"/>
      <w:r w:rsidRPr="00A55B58">
        <w:rPr>
          <w:sz w:val="26"/>
          <w:szCs w:val="26"/>
        </w:rPr>
        <w:t>;</w:t>
      </w:r>
      <w:r w:rsidR="00CA1113" w:rsidRPr="00A55B58">
        <w:rPr>
          <w:sz w:val="26"/>
          <w:szCs w:val="26"/>
        </w:rPr>
        <w:t xml:space="preserve"> </w:t>
      </w:r>
      <w:proofErr w:type="spellStart"/>
      <w:r w:rsidRPr="00A55B58">
        <w:rPr>
          <w:sz w:val="26"/>
          <w:szCs w:val="26"/>
        </w:rPr>
        <w:t>torch.</w:t>
      </w:r>
      <w:proofErr w:type="gramStart"/>
      <w:r w:rsidRPr="00A55B58">
        <w:rPr>
          <w:sz w:val="26"/>
          <w:szCs w:val="26"/>
        </w:rPr>
        <w:t>nn.functional</w:t>
      </w:r>
      <w:proofErr w:type="spellEnd"/>
      <w:proofErr w:type="gramEnd"/>
      <w:r w:rsidRPr="00A55B58">
        <w:rPr>
          <w:sz w:val="26"/>
          <w:szCs w:val="26"/>
        </w:rPr>
        <w:t xml:space="preserve">; </w:t>
      </w:r>
      <w:proofErr w:type="spellStart"/>
      <w:r w:rsidRPr="00A55B58">
        <w:rPr>
          <w:sz w:val="26"/>
          <w:szCs w:val="26"/>
        </w:rPr>
        <w:t>mathplotlib.pyplot</w:t>
      </w:r>
      <w:proofErr w:type="spellEnd"/>
      <w:r w:rsidRPr="00A55B58">
        <w:rPr>
          <w:sz w:val="26"/>
          <w:szCs w:val="26"/>
        </w:rPr>
        <w:t xml:space="preserve">; </w:t>
      </w:r>
      <w:proofErr w:type="spellStart"/>
      <w:r w:rsidRPr="00A55B58">
        <w:rPr>
          <w:sz w:val="26"/>
          <w:szCs w:val="26"/>
        </w:rPr>
        <w:t>numpy</w:t>
      </w:r>
      <w:proofErr w:type="spellEnd"/>
      <w:r w:rsidRPr="00A55B58">
        <w:rPr>
          <w:sz w:val="26"/>
          <w:szCs w:val="26"/>
        </w:rPr>
        <w:t xml:space="preserve">; pandas; </w:t>
      </w:r>
      <w:proofErr w:type="spellStart"/>
      <w:r w:rsidRPr="00A55B58">
        <w:rPr>
          <w:sz w:val="26"/>
          <w:szCs w:val="26"/>
        </w:rPr>
        <w:t>mark_boundaries</w:t>
      </w:r>
      <w:proofErr w:type="spellEnd"/>
      <w:r w:rsidRPr="00A55B58">
        <w:rPr>
          <w:sz w:val="26"/>
          <w:szCs w:val="26"/>
        </w:rPr>
        <w:t xml:space="preserve">; </w:t>
      </w:r>
      <w:proofErr w:type="spellStart"/>
      <w:r w:rsidRPr="00A55B58">
        <w:rPr>
          <w:sz w:val="26"/>
          <w:szCs w:val="26"/>
        </w:rPr>
        <w:t>sklearn</w:t>
      </w:r>
      <w:proofErr w:type="spellEnd"/>
      <w:r w:rsidRPr="00A55B58">
        <w:rPr>
          <w:sz w:val="26"/>
          <w:szCs w:val="26"/>
        </w:rPr>
        <w:t xml:space="preserve">; </w:t>
      </w:r>
      <w:proofErr w:type="spellStart"/>
      <w:r w:rsidRPr="00A55B58">
        <w:rPr>
          <w:sz w:val="26"/>
          <w:szCs w:val="26"/>
        </w:rPr>
        <w:t>lime_base</w:t>
      </w:r>
      <w:proofErr w:type="spellEnd"/>
      <w:r w:rsidRPr="00A55B58">
        <w:rPr>
          <w:sz w:val="26"/>
          <w:szCs w:val="26"/>
        </w:rPr>
        <w:t xml:space="preserve">; </w:t>
      </w:r>
      <w:proofErr w:type="spellStart"/>
      <w:r w:rsidRPr="00A55B58">
        <w:rPr>
          <w:sz w:val="26"/>
          <w:szCs w:val="26"/>
        </w:rPr>
        <w:t>lime_image</w:t>
      </w:r>
      <w:proofErr w:type="spellEnd"/>
      <w:r w:rsidRPr="00A55B58">
        <w:rPr>
          <w:sz w:val="26"/>
          <w:szCs w:val="26"/>
        </w:rPr>
        <w:t>; Image; models; transformers</w:t>
      </w:r>
    </w:p>
    <w:p w14:paraId="20A0AF2F" w14:textId="77777777" w:rsidR="003B7EC2" w:rsidRPr="00A55B58" w:rsidRDefault="00000000" w:rsidP="0091325E">
      <w:pPr>
        <w:pStyle w:val="ListParagraph"/>
        <w:numPr>
          <w:ilvl w:val="0"/>
          <w:numId w:val="11"/>
        </w:numPr>
        <w:spacing w:line="360" w:lineRule="auto"/>
        <w:jc w:val="both"/>
        <w:rPr>
          <w:rFonts w:cs="Arial"/>
          <w:sz w:val="26"/>
          <w:szCs w:val="26"/>
        </w:rPr>
      </w:pPr>
      <w:r w:rsidRPr="00A55B58">
        <w:rPr>
          <w:rFonts w:cs="Arial"/>
          <w:sz w:val="26"/>
          <w:szCs w:val="26"/>
        </w:rPr>
        <w:t xml:space="preserve">algorithms </w:t>
      </w:r>
    </w:p>
    <w:p w14:paraId="4F6D5393" w14:textId="4F4C7E5A" w:rsidR="003B7EC2" w:rsidRPr="00A55B58" w:rsidRDefault="00000000">
      <w:pPr>
        <w:spacing w:line="360" w:lineRule="auto"/>
        <w:ind w:left="2160"/>
        <w:jc w:val="both"/>
        <w:rPr>
          <w:sz w:val="26"/>
          <w:szCs w:val="26"/>
        </w:rPr>
      </w:pPr>
      <w:r w:rsidRPr="00A55B58">
        <w:rPr>
          <w:sz w:val="26"/>
          <w:szCs w:val="26"/>
        </w:rPr>
        <w:t>Explainability Algorithms: Grad-</w:t>
      </w:r>
      <w:r w:rsidR="00810FA6">
        <w:rPr>
          <w:sz w:val="26"/>
          <w:szCs w:val="26"/>
        </w:rPr>
        <w:t>CAM</w:t>
      </w:r>
      <w:r w:rsidRPr="00A55B58">
        <w:rPr>
          <w:sz w:val="26"/>
          <w:szCs w:val="26"/>
        </w:rPr>
        <w:t xml:space="preserve">; LIME </w:t>
      </w:r>
    </w:p>
    <w:p w14:paraId="302BFC67" w14:textId="77777777" w:rsidR="003B7EC2" w:rsidRPr="00A55B58" w:rsidRDefault="00000000">
      <w:pPr>
        <w:spacing w:line="360" w:lineRule="auto"/>
        <w:ind w:left="2160"/>
        <w:jc w:val="both"/>
        <w:rPr>
          <w:sz w:val="26"/>
          <w:szCs w:val="26"/>
        </w:rPr>
      </w:pPr>
      <w:r w:rsidRPr="00A55B58">
        <w:rPr>
          <w:sz w:val="26"/>
          <w:szCs w:val="26"/>
        </w:rPr>
        <w:t xml:space="preserve">NN models: resnet50/resnet100; </w:t>
      </w:r>
      <w:proofErr w:type="spellStart"/>
      <w:r w:rsidRPr="00A55B58">
        <w:rPr>
          <w:sz w:val="26"/>
          <w:szCs w:val="26"/>
        </w:rPr>
        <w:t>ViT</w:t>
      </w:r>
      <w:proofErr w:type="spellEnd"/>
    </w:p>
    <w:p w14:paraId="577A54C6" w14:textId="0912E791" w:rsidR="003B7EC2" w:rsidRPr="00A55B58" w:rsidRDefault="00000000" w:rsidP="0091325E">
      <w:pPr>
        <w:pStyle w:val="ListParagraph"/>
        <w:numPr>
          <w:ilvl w:val="0"/>
          <w:numId w:val="11"/>
        </w:numPr>
        <w:spacing w:line="360" w:lineRule="auto"/>
        <w:jc w:val="both"/>
        <w:rPr>
          <w:rFonts w:cs="Arial"/>
          <w:sz w:val="26"/>
          <w:szCs w:val="26"/>
        </w:rPr>
      </w:pPr>
      <w:r w:rsidRPr="00A55B58">
        <w:rPr>
          <w:rFonts w:cs="Arial"/>
          <w:sz w:val="26"/>
          <w:szCs w:val="26"/>
        </w:rPr>
        <w:t>metrics</w:t>
      </w:r>
    </w:p>
    <w:tbl>
      <w:tblPr>
        <w:tblStyle w:val="TableGrid"/>
        <w:tblW w:w="8714" w:type="dxa"/>
        <w:tblInd w:w="1525" w:type="dxa"/>
        <w:tblLook w:val="04A0" w:firstRow="1" w:lastRow="0" w:firstColumn="1" w:lastColumn="0" w:noHBand="0" w:noVBand="1"/>
      </w:tblPr>
      <w:tblGrid>
        <w:gridCol w:w="1893"/>
        <w:gridCol w:w="1763"/>
        <w:gridCol w:w="2311"/>
        <w:gridCol w:w="1286"/>
        <w:gridCol w:w="1835"/>
      </w:tblGrid>
      <w:tr w:rsidR="00556752" w:rsidRPr="00A55B58" w14:paraId="620D237F" w14:textId="77777777" w:rsidTr="00556752">
        <w:trPr>
          <w:trHeight w:val="456"/>
        </w:trPr>
        <w:tc>
          <w:tcPr>
            <w:tcW w:w="1448" w:type="dxa"/>
          </w:tcPr>
          <w:p w14:paraId="49135FF4" w14:textId="77777777" w:rsidR="00556752" w:rsidRPr="00A55B58" w:rsidRDefault="00556752" w:rsidP="003F7878">
            <w:pPr>
              <w:spacing w:line="360" w:lineRule="auto"/>
              <w:jc w:val="both"/>
              <w:rPr>
                <w:color w:val="E36C0A" w:themeColor="accent6" w:themeShade="BF"/>
                <w:sz w:val="26"/>
                <w:szCs w:val="26"/>
              </w:rPr>
            </w:pPr>
          </w:p>
        </w:tc>
        <w:tc>
          <w:tcPr>
            <w:tcW w:w="7266" w:type="dxa"/>
            <w:gridSpan w:val="4"/>
          </w:tcPr>
          <w:p w14:paraId="0754FA25" w14:textId="1C0D054F" w:rsidR="00556752" w:rsidRPr="00A55B58" w:rsidRDefault="00EC0FA3" w:rsidP="00EC0FA3">
            <w:pPr>
              <w:spacing w:line="360" w:lineRule="auto"/>
              <w:jc w:val="both"/>
              <w:rPr>
                <w:color w:val="E36C0A" w:themeColor="accent6" w:themeShade="BF"/>
                <w:sz w:val="26"/>
                <w:szCs w:val="26"/>
              </w:rPr>
            </w:pPr>
            <w:r>
              <w:rPr>
                <w:color w:val="E36C0A" w:themeColor="accent6" w:themeShade="BF"/>
                <w:sz w:val="26"/>
                <w:szCs w:val="26"/>
              </w:rPr>
              <w:t xml:space="preserve">                        </w:t>
            </w:r>
            <w:r w:rsidR="00556752" w:rsidRPr="00A55B58">
              <w:rPr>
                <w:color w:val="E36C0A" w:themeColor="accent6" w:themeShade="BF"/>
                <w:sz w:val="26"/>
                <w:szCs w:val="26"/>
              </w:rPr>
              <w:t xml:space="preserve"> </w:t>
            </w:r>
            <w:r w:rsidR="00556752" w:rsidRPr="00EC0FA3">
              <w:rPr>
                <w:sz w:val="26"/>
                <w:szCs w:val="26"/>
              </w:rPr>
              <w:t>XAI Models / Data Set</w:t>
            </w:r>
          </w:p>
        </w:tc>
      </w:tr>
      <w:tr w:rsidR="00556752" w:rsidRPr="00A55B58" w14:paraId="2A7C3DE0" w14:textId="77777777" w:rsidTr="00556752">
        <w:trPr>
          <w:trHeight w:val="456"/>
        </w:trPr>
        <w:tc>
          <w:tcPr>
            <w:tcW w:w="1448" w:type="dxa"/>
          </w:tcPr>
          <w:p w14:paraId="2D17B8F9" w14:textId="77777777" w:rsidR="00556752" w:rsidRPr="00EC0FA3" w:rsidRDefault="00556752" w:rsidP="003F7878">
            <w:pPr>
              <w:spacing w:line="360" w:lineRule="auto"/>
              <w:jc w:val="both"/>
              <w:rPr>
                <w:sz w:val="26"/>
                <w:szCs w:val="26"/>
              </w:rPr>
            </w:pPr>
            <w:r w:rsidRPr="00EC0FA3">
              <w:rPr>
                <w:sz w:val="26"/>
                <w:szCs w:val="26"/>
              </w:rPr>
              <w:t>Parameters</w:t>
            </w:r>
          </w:p>
        </w:tc>
        <w:tc>
          <w:tcPr>
            <w:tcW w:w="1806" w:type="dxa"/>
          </w:tcPr>
          <w:p w14:paraId="021FE946" w14:textId="3EBF60DC" w:rsidR="00556752" w:rsidRPr="00A55B58" w:rsidRDefault="00556752" w:rsidP="00EC0FA3">
            <w:pPr>
              <w:spacing w:line="360" w:lineRule="auto"/>
              <w:jc w:val="both"/>
              <w:rPr>
                <w:color w:val="E36C0A" w:themeColor="accent6" w:themeShade="BF"/>
                <w:sz w:val="26"/>
                <w:szCs w:val="26"/>
              </w:rPr>
            </w:pPr>
            <w:r w:rsidRPr="00EC0FA3">
              <w:rPr>
                <w:sz w:val="26"/>
                <w:szCs w:val="26"/>
              </w:rPr>
              <w:t>LIME/</w:t>
            </w:r>
            <w:proofErr w:type="spellStart"/>
            <w:r w:rsidRPr="00EC0FA3">
              <w:rPr>
                <w:sz w:val="26"/>
                <w:szCs w:val="26"/>
              </w:rPr>
              <w:t>ResNet</w:t>
            </w:r>
            <w:proofErr w:type="spellEnd"/>
          </w:p>
        </w:tc>
        <w:tc>
          <w:tcPr>
            <w:tcW w:w="2311" w:type="dxa"/>
          </w:tcPr>
          <w:p w14:paraId="1D44DA7A" w14:textId="77777777" w:rsidR="00556752" w:rsidRPr="00A55B58" w:rsidRDefault="00556752" w:rsidP="003F7878">
            <w:pPr>
              <w:spacing w:line="360" w:lineRule="auto"/>
              <w:jc w:val="both"/>
              <w:rPr>
                <w:color w:val="E36C0A" w:themeColor="accent6" w:themeShade="BF"/>
                <w:sz w:val="26"/>
                <w:szCs w:val="26"/>
              </w:rPr>
            </w:pPr>
            <w:proofErr w:type="spellStart"/>
            <w:r w:rsidRPr="00EC0FA3">
              <w:rPr>
                <w:sz w:val="26"/>
                <w:szCs w:val="26"/>
              </w:rPr>
              <w:t>GradCAM</w:t>
            </w:r>
            <w:proofErr w:type="spellEnd"/>
            <w:r w:rsidRPr="00EC0FA3">
              <w:rPr>
                <w:sz w:val="26"/>
                <w:szCs w:val="26"/>
              </w:rPr>
              <w:t>/</w:t>
            </w:r>
            <w:proofErr w:type="spellStart"/>
            <w:r w:rsidRPr="00EC0FA3">
              <w:rPr>
                <w:sz w:val="26"/>
                <w:szCs w:val="26"/>
              </w:rPr>
              <w:t>ResNet</w:t>
            </w:r>
            <w:proofErr w:type="spellEnd"/>
          </w:p>
        </w:tc>
        <w:tc>
          <w:tcPr>
            <w:tcW w:w="1300" w:type="dxa"/>
          </w:tcPr>
          <w:p w14:paraId="757E4F10" w14:textId="13B84CB5" w:rsidR="00556752" w:rsidRPr="00EC0FA3" w:rsidRDefault="00556752" w:rsidP="003F7878">
            <w:pPr>
              <w:spacing w:line="360" w:lineRule="auto"/>
              <w:jc w:val="both"/>
              <w:rPr>
                <w:sz w:val="26"/>
                <w:szCs w:val="26"/>
              </w:rPr>
            </w:pPr>
            <w:r w:rsidRPr="00EC0FA3">
              <w:rPr>
                <w:sz w:val="26"/>
                <w:szCs w:val="26"/>
              </w:rPr>
              <w:t>LIME/</w:t>
            </w:r>
            <w:proofErr w:type="spellStart"/>
            <w:r w:rsidRPr="00EC0FA3">
              <w:rPr>
                <w:sz w:val="26"/>
                <w:szCs w:val="26"/>
              </w:rPr>
              <w:t>ViT</w:t>
            </w:r>
            <w:proofErr w:type="spellEnd"/>
          </w:p>
        </w:tc>
        <w:tc>
          <w:tcPr>
            <w:tcW w:w="1849" w:type="dxa"/>
          </w:tcPr>
          <w:p w14:paraId="09AC1A5E" w14:textId="23E542A1" w:rsidR="00556752" w:rsidRPr="00A55B58" w:rsidRDefault="00556752" w:rsidP="003F7878">
            <w:pPr>
              <w:spacing w:line="360" w:lineRule="auto"/>
              <w:jc w:val="both"/>
              <w:rPr>
                <w:color w:val="E36C0A" w:themeColor="accent6" w:themeShade="BF"/>
                <w:sz w:val="26"/>
                <w:szCs w:val="26"/>
              </w:rPr>
            </w:pPr>
            <w:proofErr w:type="spellStart"/>
            <w:r w:rsidRPr="00EC0FA3">
              <w:rPr>
                <w:sz w:val="26"/>
                <w:szCs w:val="26"/>
              </w:rPr>
              <w:t>GradCAM</w:t>
            </w:r>
            <w:proofErr w:type="spellEnd"/>
            <w:r w:rsidRPr="00EC0FA3">
              <w:rPr>
                <w:sz w:val="26"/>
                <w:szCs w:val="26"/>
              </w:rPr>
              <w:t>/</w:t>
            </w:r>
            <w:proofErr w:type="spellStart"/>
            <w:r w:rsidRPr="00EC0FA3">
              <w:rPr>
                <w:sz w:val="26"/>
                <w:szCs w:val="26"/>
              </w:rPr>
              <w:t>ViT</w:t>
            </w:r>
            <w:proofErr w:type="spellEnd"/>
          </w:p>
        </w:tc>
      </w:tr>
      <w:tr w:rsidR="00556752" w:rsidRPr="00A55B58" w14:paraId="1A88199A" w14:textId="77777777" w:rsidTr="00556752">
        <w:trPr>
          <w:trHeight w:val="456"/>
        </w:trPr>
        <w:tc>
          <w:tcPr>
            <w:tcW w:w="1448" w:type="dxa"/>
          </w:tcPr>
          <w:p w14:paraId="7B5E76EA" w14:textId="77777777" w:rsidR="00556752" w:rsidRPr="00EC0FA3" w:rsidRDefault="00556752" w:rsidP="003F7878">
            <w:pPr>
              <w:spacing w:line="360" w:lineRule="auto"/>
              <w:jc w:val="both"/>
              <w:rPr>
                <w:sz w:val="26"/>
                <w:szCs w:val="26"/>
              </w:rPr>
            </w:pPr>
            <w:r w:rsidRPr="00EC0FA3">
              <w:rPr>
                <w:sz w:val="26"/>
                <w:szCs w:val="26"/>
              </w:rPr>
              <w:t>Accuracy</w:t>
            </w:r>
          </w:p>
        </w:tc>
        <w:tc>
          <w:tcPr>
            <w:tcW w:w="1806" w:type="dxa"/>
          </w:tcPr>
          <w:p w14:paraId="7204E637" w14:textId="77777777" w:rsidR="00556752" w:rsidRPr="00A55B58" w:rsidRDefault="00556752" w:rsidP="003F7878">
            <w:pPr>
              <w:spacing w:line="360" w:lineRule="auto"/>
              <w:jc w:val="both"/>
              <w:rPr>
                <w:color w:val="E36C0A" w:themeColor="accent6" w:themeShade="BF"/>
                <w:sz w:val="26"/>
                <w:szCs w:val="26"/>
              </w:rPr>
            </w:pPr>
          </w:p>
        </w:tc>
        <w:tc>
          <w:tcPr>
            <w:tcW w:w="2311" w:type="dxa"/>
          </w:tcPr>
          <w:p w14:paraId="4100CBE2" w14:textId="77777777" w:rsidR="00556752" w:rsidRPr="00A55B58" w:rsidRDefault="00556752" w:rsidP="003F7878">
            <w:pPr>
              <w:spacing w:line="360" w:lineRule="auto"/>
              <w:jc w:val="both"/>
              <w:rPr>
                <w:color w:val="E36C0A" w:themeColor="accent6" w:themeShade="BF"/>
                <w:sz w:val="26"/>
                <w:szCs w:val="26"/>
              </w:rPr>
            </w:pPr>
          </w:p>
        </w:tc>
        <w:tc>
          <w:tcPr>
            <w:tcW w:w="1300" w:type="dxa"/>
          </w:tcPr>
          <w:p w14:paraId="569A7956" w14:textId="77777777" w:rsidR="00556752" w:rsidRPr="00A55B58" w:rsidRDefault="00556752" w:rsidP="003F7878">
            <w:pPr>
              <w:spacing w:line="360" w:lineRule="auto"/>
              <w:jc w:val="both"/>
              <w:rPr>
                <w:color w:val="E36C0A" w:themeColor="accent6" w:themeShade="BF"/>
                <w:sz w:val="26"/>
                <w:szCs w:val="26"/>
              </w:rPr>
            </w:pPr>
          </w:p>
        </w:tc>
        <w:tc>
          <w:tcPr>
            <w:tcW w:w="1849" w:type="dxa"/>
          </w:tcPr>
          <w:p w14:paraId="7F2DC915" w14:textId="77777777" w:rsidR="00556752" w:rsidRPr="00A55B58" w:rsidRDefault="00556752" w:rsidP="003F7878">
            <w:pPr>
              <w:spacing w:line="360" w:lineRule="auto"/>
              <w:jc w:val="both"/>
              <w:rPr>
                <w:color w:val="E36C0A" w:themeColor="accent6" w:themeShade="BF"/>
                <w:sz w:val="26"/>
                <w:szCs w:val="26"/>
              </w:rPr>
            </w:pPr>
          </w:p>
        </w:tc>
      </w:tr>
      <w:tr w:rsidR="00556752" w:rsidRPr="00A55B58" w14:paraId="165CA62C" w14:textId="77777777" w:rsidTr="00556752">
        <w:trPr>
          <w:trHeight w:val="446"/>
        </w:trPr>
        <w:tc>
          <w:tcPr>
            <w:tcW w:w="1448" w:type="dxa"/>
          </w:tcPr>
          <w:p w14:paraId="724ADCDE" w14:textId="77777777" w:rsidR="00556752" w:rsidRPr="00EC0FA3" w:rsidRDefault="00556752" w:rsidP="003F7878">
            <w:pPr>
              <w:spacing w:line="360" w:lineRule="auto"/>
              <w:jc w:val="both"/>
              <w:rPr>
                <w:sz w:val="26"/>
                <w:szCs w:val="26"/>
              </w:rPr>
            </w:pPr>
            <w:r w:rsidRPr="00EC0FA3">
              <w:rPr>
                <w:sz w:val="26"/>
                <w:szCs w:val="26"/>
              </w:rPr>
              <w:t>Ease of use</w:t>
            </w:r>
          </w:p>
        </w:tc>
        <w:tc>
          <w:tcPr>
            <w:tcW w:w="1806" w:type="dxa"/>
          </w:tcPr>
          <w:p w14:paraId="3D082C21" w14:textId="77777777" w:rsidR="00556752" w:rsidRPr="00A55B58" w:rsidRDefault="00556752" w:rsidP="003F7878">
            <w:pPr>
              <w:spacing w:line="360" w:lineRule="auto"/>
              <w:jc w:val="both"/>
              <w:rPr>
                <w:color w:val="E36C0A" w:themeColor="accent6" w:themeShade="BF"/>
                <w:sz w:val="26"/>
                <w:szCs w:val="26"/>
              </w:rPr>
            </w:pPr>
          </w:p>
        </w:tc>
        <w:tc>
          <w:tcPr>
            <w:tcW w:w="2311" w:type="dxa"/>
          </w:tcPr>
          <w:p w14:paraId="7D91D503" w14:textId="77777777" w:rsidR="00556752" w:rsidRPr="00A55B58" w:rsidRDefault="00556752" w:rsidP="003F7878">
            <w:pPr>
              <w:spacing w:line="360" w:lineRule="auto"/>
              <w:jc w:val="both"/>
              <w:rPr>
                <w:color w:val="E36C0A" w:themeColor="accent6" w:themeShade="BF"/>
                <w:sz w:val="26"/>
                <w:szCs w:val="26"/>
              </w:rPr>
            </w:pPr>
          </w:p>
        </w:tc>
        <w:tc>
          <w:tcPr>
            <w:tcW w:w="1300" w:type="dxa"/>
          </w:tcPr>
          <w:p w14:paraId="5EA5CAED" w14:textId="77777777" w:rsidR="00556752" w:rsidRPr="00A55B58" w:rsidRDefault="00556752" w:rsidP="003F7878">
            <w:pPr>
              <w:spacing w:line="360" w:lineRule="auto"/>
              <w:jc w:val="both"/>
              <w:rPr>
                <w:color w:val="E36C0A" w:themeColor="accent6" w:themeShade="BF"/>
                <w:sz w:val="26"/>
                <w:szCs w:val="26"/>
              </w:rPr>
            </w:pPr>
          </w:p>
        </w:tc>
        <w:tc>
          <w:tcPr>
            <w:tcW w:w="1849" w:type="dxa"/>
          </w:tcPr>
          <w:p w14:paraId="1966C33C" w14:textId="77777777" w:rsidR="00556752" w:rsidRPr="00A55B58" w:rsidRDefault="00556752" w:rsidP="003F7878">
            <w:pPr>
              <w:spacing w:line="360" w:lineRule="auto"/>
              <w:jc w:val="both"/>
              <w:rPr>
                <w:color w:val="E36C0A" w:themeColor="accent6" w:themeShade="BF"/>
                <w:sz w:val="26"/>
                <w:szCs w:val="26"/>
              </w:rPr>
            </w:pPr>
          </w:p>
        </w:tc>
      </w:tr>
      <w:tr w:rsidR="00556752" w:rsidRPr="00A55B58" w14:paraId="734AB4B5" w14:textId="77777777" w:rsidTr="00556752">
        <w:trPr>
          <w:trHeight w:val="456"/>
        </w:trPr>
        <w:tc>
          <w:tcPr>
            <w:tcW w:w="1448" w:type="dxa"/>
          </w:tcPr>
          <w:p w14:paraId="7B5FA37F" w14:textId="77777777" w:rsidR="00556752" w:rsidRPr="00EC0FA3" w:rsidRDefault="00556752" w:rsidP="003F7878">
            <w:pPr>
              <w:spacing w:line="360" w:lineRule="auto"/>
              <w:jc w:val="both"/>
              <w:rPr>
                <w:sz w:val="26"/>
                <w:szCs w:val="26"/>
              </w:rPr>
            </w:pPr>
            <w:r w:rsidRPr="00EC0FA3">
              <w:rPr>
                <w:sz w:val="26"/>
                <w:szCs w:val="26"/>
              </w:rPr>
              <w:t>Runtime</w:t>
            </w:r>
          </w:p>
        </w:tc>
        <w:tc>
          <w:tcPr>
            <w:tcW w:w="1806" w:type="dxa"/>
          </w:tcPr>
          <w:p w14:paraId="1F104436" w14:textId="77777777" w:rsidR="00556752" w:rsidRPr="00A55B58" w:rsidRDefault="00556752" w:rsidP="003F7878">
            <w:pPr>
              <w:spacing w:line="360" w:lineRule="auto"/>
              <w:jc w:val="both"/>
              <w:rPr>
                <w:color w:val="E36C0A" w:themeColor="accent6" w:themeShade="BF"/>
                <w:sz w:val="26"/>
                <w:szCs w:val="26"/>
              </w:rPr>
            </w:pPr>
          </w:p>
        </w:tc>
        <w:tc>
          <w:tcPr>
            <w:tcW w:w="2311" w:type="dxa"/>
          </w:tcPr>
          <w:p w14:paraId="4E1595DF" w14:textId="77777777" w:rsidR="00556752" w:rsidRPr="00A55B58" w:rsidRDefault="00556752" w:rsidP="003F7878">
            <w:pPr>
              <w:spacing w:line="360" w:lineRule="auto"/>
              <w:jc w:val="both"/>
              <w:rPr>
                <w:color w:val="E36C0A" w:themeColor="accent6" w:themeShade="BF"/>
                <w:sz w:val="26"/>
                <w:szCs w:val="26"/>
              </w:rPr>
            </w:pPr>
          </w:p>
        </w:tc>
        <w:tc>
          <w:tcPr>
            <w:tcW w:w="1300" w:type="dxa"/>
          </w:tcPr>
          <w:p w14:paraId="2D236614" w14:textId="77777777" w:rsidR="00556752" w:rsidRPr="00A55B58" w:rsidRDefault="00556752" w:rsidP="003F7878">
            <w:pPr>
              <w:spacing w:line="360" w:lineRule="auto"/>
              <w:jc w:val="both"/>
              <w:rPr>
                <w:color w:val="E36C0A" w:themeColor="accent6" w:themeShade="BF"/>
                <w:sz w:val="26"/>
                <w:szCs w:val="26"/>
              </w:rPr>
            </w:pPr>
          </w:p>
        </w:tc>
        <w:tc>
          <w:tcPr>
            <w:tcW w:w="1849" w:type="dxa"/>
          </w:tcPr>
          <w:p w14:paraId="420FCD7B" w14:textId="77777777" w:rsidR="00556752" w:rsidRPr="00A55B58" w:rsidRDefault="00556752" w:rsidP="003F7878">
            <w:pPr>
              <w:spacing w:line="360" w:lineRule="auto"/>
              <w:jc w:val="both"/>
              <w:rPr>
                <w:color w:val="E36C0A" w:themeColor="accent6" w:themeShade="BF"/>
                <w:sz w:val="26"/>
                <w:szCs w:val="26"/>
              </w:rPr>
            </w:pPr>
          </w:p>
        </w:tc>
      </w:tr>
      <w:tr w:rsidR="00556752" w:rsidRPr="00A55B58" w14:paraId="4DBF4B4A" w14:textId="77777777" w:rsidTr="00556752">
        <w:trPr>
          <w:trHeight w:val="456"/>
        </w:trPr>
        <w:tc>
          <w:tcPr>
            <w:tcW w:w="1448" w:type="dxa"/>
          </w:tcPr>
          <w:p w14:paraId="14037978" w14:textId="77777777" w:rsidR="00556752" w:rsidRPr="00EC0FA3" w:rsidRDefault="00556752" w:rsidP="003F7878">
            <w:pPr>
              <w:spacing w:line="360" w:lineRule="auto"/>
              <w:jc w:val="both"/>
              <w:rPr>
                <w:sz w:val="26"/>
                <w:szCs w:val="26"/>
              </w:rPr>
            </w:pPr>
            <w:r w:rsidRPr="00EC0FA3">
              <w:rPr>
                <w:sz w:val="26"/>
                <w:szCs w:val="26"/>
              </w:rPr>
              <w:t>Generalization</w:t>
            </w:r>
          </w:p>
        </w:tc>
        <w:tc>
          <w:tcPr>
            <w:tcW w:w="1806" w:type="dxa"/>
          </w:tcPr>
          <w:p w14:paraId="6457B1DB" w14:textId="77777777" w:rsidR="00556752" w:rsidRPr="00A55B58" w:rsidRDefault="00556752" w:rsidP="003F7878">
            <w:pPr>
              <w:spacing w:line="360" w:lineRule="auto"/>
              <w:jc w:val="both"/>
              <w:rPr>
                <w:color w:val="E36C0A" w:themeColor="accent6" w:themeShade="BF"/>
                <w:sz w:val="26"/>
                <w:szCs w:val="26"/>
              </w:rPr>
            </w:pPr>
          </w:p>
        </w:tc>
        <w:tc>
          <w:tcPr>
            <w:tcW w:w="2311" w:type="dxa"/>
          </w:tcPr>
          <w:p w14:paraId="134F006B" w14:textId="77777777" w:rsidR="00556752" w:rsidRPr="00A55B58" w:rsidRDefault="00556752" w:rsidP="003F7878">
            <w:pPr>
              <w:spacing w:line="360" w:lineRule="auto"/>
              <w:jc w:val="both"/>
              <w:rPr>
                <w:color w:val="E36C0A" w:themeColor="accent6" w:themeShade="BF"/>
                <w:sz w:val="26"/>
                <w:szCs w:val="26"/>
              </w:rPr>
            </w:pPr>
          </w:p>
        </w:tc>
        <w:tc>
          <w:tcPr>
            <w:tcW w:w="1300" w:type="dxa"/>
          </w:tcPr>
          <w:p w14:paraId="58CFC4E3" w14:textId="77777777" w:rsidR="00556752" w:rsidRPr="00A55B58" w:rsidRDefault="00556752" w:rsidP="003F7878">
            <w:pPr>
              <w:spacing w:line="360" w:lineRule="auto"/>
              <w:jc w:val="both"/>
              <w:rPr>
                <w:color w:val="E36C0A" w:themeColor="accent6" w:themeShade="BF"/>
                <w:sz w:val="26"/>
                <w:szCs w:val="26"/>
              </w:rPr>
            </w:pPr>
          </w:p>
        </w:tc>
        <w:tc>
          <w:tcPr>
            <w:tcW w:w="1849" w:type="dxa"/>
          </w:tcPr>
          <w:p w14:paraId="35C12543" w14:textId="77777777" w:rsidR="00556752" w:rsidRPr="00A55B58" w:rsidRDefault="00556752" w:rsidP="003F7878">
            <w:pPr>
              <w:spacing w:line="360" w:lineRule="auto"/>
              <w:jc w:val="both"/>
              <w:rPr>
                <w:color w:val="E36C0A" w:themeColor="accent6" w:themeShade="BF"/>
                <w:sz w:val="26"/>
                <w:szCs w:val="26"/>
              </w:rPr>
            </w:pPr>
          </w:p>
        </w:tc>
      </w:tr>
    </w:tbl>
    <w:p w14:paraId="442CFDF8" w14:textId="77777777" w:rsidR="003B7EC2" w:rsidRPr="00A55B58" w:rsidRDefault="003B7EC2">
      <w:pPr>
        <w:spacing w:line="360" w:lineRule="auto"/>
        <w:ind w:left="2160"/>
        <w:jc w:val="both"/>
        <w:rPr>
          <w:color w:val="E36C09"/>
          <w:sz w:val="26"/>
          <w:szCs w:val="26"/>
        </w:rPr>
      </w:pPr>
    </w:p>
    <w:p w14:paraId="0D17E78B" w14:textId="77777777" w:rsidR="003B7EC2" w:rsidRPr="00A55B58" w:rsidRDefault="00000000" w:rsidP="00D0602F">
      <w:pPr>
        <w:pStyle w:val="ListParagraph"/>
        <w:numPr>
          <w:ilvl w:val="0"/>
          <w:numId w:val="11"/>
        </w:numPr>
        <w:spacing w:line="360" w:lineRule="auto"/>
        <w:jc w:val="both"/>
        <w:rPr>
          <w:rFonts w:cs="Arial"/>
          <w:sz w:val="26"/>
          <w:szCs w:val="26"/>
        </w:rPr>
      </w:pPr>
      <w:r w:rsidRPr="00A55B58">
        <w:rPr>
          <w:rFonts w:cs="Arial"/>
          <w:sz w:val="26"/>
          <w:szCs w:val="26"/>
        </w:rPr>
        <w:t>deployment plan [Optional]</w:t>
      </w:r>
    </w:p>
    <w:p w14:paraId="691A67CE" w14:textId="77777777" w:rsidR="003B7EC2" w:rsidRPr="00A55B58" w:rsidRDefault="00000000">
      <w:pPr>
        <w:spacing w:line="360" w:lineRule="auto"/>
        <w:ind w:left="2160"/>
        <w:jc w:val="both"/>
        <w:rPr>
          <w:sz w:val="26"/>
          <w:szCs w:val="26"/>
        </w:rPr>
      </w:pPr>
      <w:r w:rsidRPr="00A55B58">
        <w:rPr>
          <w:sz w:val="26"/>
          <w:szCs w:val="26"/>
        </w:rPr>
        <w:t>NA</w:t>
      </w:r>
    </w:p>
    <w:p w14:paraId="350D3F66" w14:textId="77777777" w:rsidR="003B7EC2" w:rsidRPr="00A55B58" w:rsidRDefault="003B7EC2">
      <w:pPr>
        <w:spacing w:line="360" w:lineRule="auto"/>
        <w:ind w:left="2160"/>
        <w:jc w:val="both"/>
        <w:rPr>
          <w:color w:val="E36C09"/>
          <w:sz w:val="26"/>
          <w:szCs w:val="26"/>
        </w:rPr>
      </w:pPr>
    </w:p>
    <w:p w14:paraId="584605AB" w14:textId="77777777" w:rsidR="003B7EC2" w:rsidRPr="00A55B58" w:rsidRDefault="00000000">
      <w:pPr>
        <w:numPr>
          <w:ilvl w:val="0"/>
          <w:numId w:val="4"/>
        </w:numPr>
        <w:pBdr>
          <w:top w:val="nil"/>
          <w:left w:val="nil"/>
          <w:bottom w:val="nil"/>
          <w:right w:val="nil"/>
          <w:between w:val="nil"/>
        </w:pBdr>
        <w:spacing w:line="360" w:lineRule="auto"/>
        <w:jc w:val="both"/>
        <w:rPr>
          <w:b/>
          <w:color w:val="000000"/>
          <w:sz w:val="28"/>
          <w:szCs w:val="28"/>
        </w:rPr>
      </w:pPr>
      <w:r w:rsidRPr="00A55B58">
        <w:rPr>
          <w:b/>
          <w:color w:val="000000"/>
          <w:sz w:val="28"/>
          <w:szCs w:val="28"/>
        </w:rPr>
        <w:t>Preliminary Exploratory Data Analysis</w:t>
      </w:r>
    </w:p>
    <w:p w14:paraId="11545441" w14:textId="042CDF5F" w:rsidR="003B7EC2" w:rsidRPr="00A55B58" w:rsidRDefault="00000000" w:rsidP="002A3B38">
      <w:pPr>
        <w:spacing w:line="360" w:lineRule="auto"/>
        <w:ind w:left="90" w:firstLine="630"/>
        <w:jc w:val="both"/>
        <w:rPr>
          <w:sz w:val="26"/>
          <w:szCs w:val="26"/>
        </w:rPr>
      </w:pPr>
      <w:r w:rsidRPr="00A55B58">
        <w:rPr>
          <w:sz w:val="26"/>
          <w:szCs w:val="26"/>
        </w:rPr>
        <w:t>Data analysis and training is not a part of this problem statement</w:t>
      </w:r>
      <w:r w:rsidR="00D0602F" w:rsidRPr="00A55B58">
        <w:rPr>
          <w:sz w:val="26"/>
          <w:szCs w:val="26"/>
        </w:rPr>
        <w:t>.</w:t>
      </w:r>
    </w:p>
    <w:p w14:paraId="72D4B592" w14:textId="77777777" w:rsidR="008F3F8D" w:rsidRPr="00A55B58" w:rsidRDefault="008F3F8D" w:rsidP="002A3B38">
      <w:pPr>
        <w:spacing w:line="360" w:lineRule="auto"/>
        <w:ind w:left="90" w:firstLine="630"/>
        <w:jc w:val="both"/>
        <w:rPr>
          <w:sz w:val="26"/>
          <w:szCs w:val="26"/>
        </w:rPr>
      </w:pPr>
    </w:p>
    <w:p w14:paraId="6B310100" w14:textId="77777777" w:rsidR="003B7EC2" w:rsidRPr="00A55B58" w:rsidRDefault="00000000">
      <w:pPr>
        <w:numPr>
          <w:ilvl w:val="0"/>
          <w:numId w:val="4"/>
        </w:numPr>
        <w:pBdr>
          <w:top w:val="nil"/>
          <w:left w:val="nil"/>
          <w:bottom w:val="nil"/>
          <w:right w:val="nil"/>
          <w:between w:val="nil"/>
        </w:pBdr>
        <w:spacing w:line="360" w:lineRule="auto"/>
        <w:jc w:val="both"/>
        <w:rPr>
          <w:b/>
          <w:color w:val="000000"/>
          <w:sz w:val="28"/>
          <w:szCs w:val="28"/>
        </w:rPr>
      </w:pPr>
      <w:r w:rsidRPr="00A55B58">
        <w:rPr>
          <w:b/>
          <w:color w:val="000000"/>
          <w:sz w:val="28"/>
          <w:szCs w:val="28"/>
        </w:rPr>
        <w:t>Expected outcomes</w:t>
      </w:r>
    </w:p>
    <w:p w14:paraId="688BD3DF" w14:textId="77777777" w:rsidR="00723E16" w:rsidRDefault="00444A98">
      <w:pPr>
        <w:spacing w:line="360" w:lineRule="auto"/>
        <w:ind w:left="90" w:firstLine="630"/>
        <w:jc w:val="both"/>
        <w:rPr>
          <w:sz w:val="26"/>
          <w:szCs w:val="26"/>
        </w:rPr>
      </w:pPr>
      <w:r>
        <w:rPr>
          <w:sz w:val="26"/>
          <w:szCs w:val="26"/>
        </w:rPr>
        <w:t xml:space="preserve">Comparing </w:t>
      </w:r>
      <w:r w:rsidR="00000000" w:rsidRPr="00A55B58">
        <w:rPr>
          <w:sz w:val="26"/>
          <w:szCs w:val="26"/>
        </w:rPr>
        <w:t xml:space="preserve">the results of couple of Explainable AI framework </w:t>
      </w:r>
      <w:r>
        <w:rPr>
          <w:sz w:val="26"/>
          <w:szCs w:val="26"/>
        </w:rPr>
        <w:t>f</w:t>
      </w:r>
      <w:r w:rsidR="004F6AB2">
        <w:rPr>
          <w:sz w:val="26"/>
          <w:szCs w:val="26"/>
        </w:rPr>
        <w:t>or</w:t>
      </w:r>
    </w:p>
    <w:p w14:paraId="711BBB9F" w14:textId="574BF777" w:rsidR="003B7EC2" w:rsidRPr="00A55B58" w:rsidRDefault="004F6AB2">
      <w:pPr>
        <w:spacing w:line="360" w:lineRule="auto"/>
        <w:ind w:left="90" w:firstLine="630"/>
        <w:jc w:val="both"/>
        <w:rPr>
          <w:sz w:val="26"/>
          <w:szCs w:val="26"/>
        </w:rPr>
      </w:pPr>
      <w:r>
        <w:rPr>
          <w:sz w:val="26"/>
          <w:szCs w:val="26"/>
        </w:rPr>
        <w:t>select</w:t>
      </w:r>
      <w:r w:rsidR="00444A98">
        <w:rPr>
          <w:sz w:val="26"/>
          <w:szCs w:val="26"/>
        </w:rPr>
        <w:t>ed</w:t>
      </w:r>
      <w:r>
        <w:rPr>
          <w:sz w:val="26"/>
          <w:szCs w:val="26"/>
        </w:rPr>
        <w:t xml:space="preserve"> datase</w:t>
      </w:r>
      <w:r w:rsidR="00444A98">
        <w:rPr>
          <w:sz w:val="26"/>
          <w:szCs w:val="26"/>
        </w:rPr>
        <w:t>t</w:t>
      </w:r>
      <w:r>
        <w:rPr>
          <w:sz w:val="26"/>
          <w:szCs w:val="26"/>
        </w:rPr>
        <w:t xml:space="preserve"> and models</w:t>
      </w:r>
      <w:r w:rsidR="00444A98">
        <w:rPr>
          <w:sz w:val="26"/>
          <w:szCs w:val="26"/>
        </w:rPr>
        <w:t>.</w:t>
      </w:r>
    </w:p>
    <w:p w14:paraId="4FF9AD29" w14:textId="77777777" w:rsidR="003B7EC2" w:rsidRPr="00A55B58" w:rsidRDefault="003B7EC2">
      <w:pPr>
        <w:spacing w:line="360" w:lineRule="auto"/>
        <w:ind w:left="90"/>
        <w:jc w:val="both"/>
        <w:rPr>
          <w:sz w:val="26"/>
          <w:szCs w:val="26"/>
        </w:rPr>
      </w:pPr>
    </w:p>
    <w:p w14:paraId="3874D509" w14:textId="1E6A5DA6" w:rsidR="003B7EC2" w:rsidRPr="00A55B58" w:rsidRDefault="00D40EA2" w:rsidP="002A3B38">
      <w:pPr>
        <w:spacing w:line="360" w:lineRule="auto"/>
        <w:ind w:firstLine="90"/>
        <w:jc w:val="both"/>
        <w:rPr>
          <w:b/>
          <w:bCs/>
          <w:sz w:val="28"/>
          <w:szCs w:val="28"/>
        </w:rPr>
      </w:pPr>
      <w:r w:rsidRPr="00A55B58">
        <w:rPr>
          <w:b/>
          <w:bCs/>
          <w:sz w:val="26"/>
          <w:szCs w:val="26"/>
        </w:rPr>
        <w:lastRenderedPageBreak/>
        <w:t xml:space="preserve">   </w:t>
      </w:r>
      <w:r w:rsidRPr="00A55B58">
        <w:rPr>
          <w:b/>
          <w:bCs/>
          <w:sz w:val="28"/>
          <w:szCs w:val="28"/>
        </w:rPr>
        <w:t>10. Project demonstration strategy (tentative plans)</w:t>
      </w:r>
    </w:p>
    <w:p w14:paraId="751D9D9F" w14:textId="71977042" w:rsidR="003B7EC2" w:rsidRPr="00A55B58" w:rsidRDefault="00000000" w:rsidP="006649CE">
      <w:pPr>
        <w:pStyle w:val="ListParagraph"/>
        <w:numPr>
          <w:ilvl w:val="0"/>
          <w:numId w:val="10"/>
        </w:numPr>
        <w:spacing w:line="360" w:lineRule="auto"/>
        <w:jc w:val="both"/>
        <w:rPr>
          <w:rFonts w:cs="Arial"/>
          <w:sz w:val="26"/>
          <w:szCs w:val="26"/>
        </w:rPr>
      </w:pPr>
      <w:r w:rsidRPr="00A55B58">
        <w:rPr>
          <w:rFonts w:cs="Arial"/>
          <w:sz w:val="26"/>
          <w:szCs w:val="26"/>
        </w:rPr>
        <w:t>Defining the</w:t>
      </w:r>
      <w:r w:rsidR="00D40EA2" w:rsidRPr="00A55B58">
        <w:rPr>
          <w:rFonts w:cs="Arial"/>
          <w:sz w:val="26"/>
          <w:szCs w:val="26"/>
        </w:rPr>
        <w:t xml:space="preserve"> </w:t>
      </w:r>
      <w:r w:rsidRPr="00A55B58">
        <w:rPr>
          <w:rFonts w:cs="Arial"/>
          <w:sz w:val="26"/>
          <w:szCs w:val="26"/>
        </w:rPr>
        <w:t>problem statement for the chosen project</w:t>
      </w:r>
    </w:p>
    <w:p w14:paraId="0C34D76C" w14:textId="77777777" w:rsidR="003B7EC2" w:rsidRPr="00A55B58" w:rsidRDefault="00000000" w:rsidP="006649CE">
      <w:pPr>
        <w:pStyle w:val="ListParagraph"/>
        <w:numPr>
          <w:ilvl w:val="0"/>
          <w:numId w:val="10"/>
        </w:numPr>
        <w:spacing w:line="360" w:lineRule="auto"/>
        <w:jc w:val="both"/>
        <w:rPr>
          <w:rFonts w:cs="Arial"/>
          <w:sz w:val="26"/>
          <w:szCs w:val="26"/>
        </w:rPr>
      </w:pPr>
      <w:r w:rsidRPr="00A55B58">
        <w:rPr>
          <w:rFonts w:cs="Arial"/>
          <w:sz w:val="26"/>
          <w:szCs w:val="26"/>
        </w:rPr>
        <w:t>Initial analysis for the problem statement</w:t>
      </w:r>
    </w:p>
    <w:p w14:paraId="62390B0C" w14:textId="77777777" w:rsidR="003B7EC2" w:rsidRPr="00A55B58" w:rsidRDefault="00000000" w:rsidP="006649CE">
      <w:pPr>
        <w:pStyle w:val="ListParagraph"/>
        <w:numPr>
          <w:ilvl w:val="0"/>
          <w:numId w:val="10"/>
        </w:numPr>
        <w:spacing w:line="360" w:lineRule="auto"/>
        <w:jc w:val="both"/>
        <w:rPr>
          <w:rFonts w:cs="Arial"/>
          <w:sz w:val="26"/>
          <w:szCs w:val="26"/>
        </w:rPr>
      </w:pPr>
      <w:r w:rsidRPr="00A55B58">
        <w:rPr>
          <w:rFonts w:cs="Arial"/>
          <w:sz w:val="26"/>
          <w:szCs w:val="26"/>
        </w:rPr>
        <w:t>Defining the approach for the problem statement:</w:t>
      </w:r>
    </w:p>
    <w:p w14:paraId="4169A9C5" w14:textId="77777777" w:rsidR="003B7EC2" w:rsidRPr="00A55B58" w:rsidRDefault="00000000" w:rsidP="006649CE">
      <w:pPr>
        <w:pStyle w:val="ListParagraph"/>
        <w:numPr>
          <w:ilvl w:val="0"/>
          <w:numId w:val="9"/>
        </w:numPr>
        <w:spacing w:line="360" w:lineRule="auto"/>
        <w:jc w:val="both"/>
        <w:rPr>
          <w:rFonts w:cs="Arial"/>
          <w:sz w:val="26"/>
          <w:szCs w:val="26"/>
        </w:rPr>
      </w:pPr>
      <w:r w:rsidRPr="00A55B58">
        <w:rPr>
          <w:rFonts w:cs="Arial"/>
          <w:sz w:val="26"/>
          <w:szCs w:val="26"/>
        </w:rPr>
        <w:t>Analyzing and understanding the XAI models</w:t>
      </w:r>
    </w:p>
    <w:p w14:paraId="0DA2BF50" w14:textId="77777777" w:rsidR="003B7EC2" w:rsidRPr="00A55B58" w:rsidRDefault="00000000" w:rsidP="006649CE">
      <w:pPr>
        <w:pStyle w:val="ListParagraph"/>
        <w:numPr>
          <w:ilvl w:val="0"/>
          <w:numId w:val="9"/>
        </w:numPr>
        <w:spacing w:line="360" w:lineRule="auto"/>
        <w:jc w:val="both"/>
        <w:rPr>
          <w:rFonts w:cs="Arial"/>
          <w:sz w:val="26"/>
          <w:szCs w:val="26"/>
        </w:rPr>
      </w:pPr>
      <w:r w:rsidRPr="00A55B58">
        <w:rPr>
          <w:rFonts w:cs="Arial"/>
          <w:sz w:val="26"/>
          <w:szCs w:val="26"/>
        </w:rPr>
        <w:t>Choosing the appropriate dataset, NN transformer model, and XAI model the observations</w:t>
      </w:r>
    </w:p>
    <w:p w14:paraId="37922440" w14:textId="77777777" w:rsidR="003B7EC2" w:rsidRPr="00A55B58" w:rsidRDefault="00000000" w:rsidP="006649CE">
      <w:pPr>
        <w:pStyle w:val="ListParagraph"/>
        <w:numPr>
          <w:ilvl w:val="0"/>
          <w:numId w:val="9"/>
        </w:numPr>
        <w:spacing w:line="360" w:lineRule="auto"/>
        <w:jc w:val="both"/>
        <w:rPr>
          <w:rFonts w:cs="Arial"/>
          <w:sz w:val="26"/>
          <w:szCs w:val="26"/>
        </w:rPr>
      </w:pPr>
      <w:r w:rsidRPr="00A55B58">
        <w:rPr>
          <w:rFonts w:cs="Arial"/>
          <w:sz w:val="26"/>
          <w:szCs w:val="26"/>
        </w:rPr>
        <w:t xml:space="preserve">Using the XAI models to understand the NN model interpretability, outcome </w:t>
      </w:r>
    </w:p>
    <w:p w14:paraId="7C8569F6" w14:textId="77777777" w:rsidR="003B7EC2" w:rsidRPr="00A55B58" w:rsidRDefault="00000000" w:rsidP="006649CE">
      <w:pPr>
        <w:pStyle w:val="ListParagraph"/>
        <w:numPr>
          <w:ilvl w:val="0"/>
          <w:numId w:val="9"/>
        </w:numPr>
        <w:spacing w:line="360" w:lineRule="auto"/>
        <w:jc w:val="both"/>
        <w:rPr>
          <w:rFonts w:cs="Arial"/>
          <w:sz w:val="26"/>
          <w:szCs w:val="26"/>
        </w:rPr>
      </w:pPr>
      <w:r w:rsidRPr="00A55B58">
        <w:rPr>
          <w:rFonts w:cs="Arial"/>
          <w:sz w:val="26"/>
          <w:szCs w:val="26"/>
        </w:rPr>
        <w:t>Capture and document the comparative results of the chosen XAI models</w:t>
      </w:r>
    </w:p>
    <w:p w14:paraId="6E5D471D" w14:textId="044CF67C" w:rsidR="00D40EA2" w:rsidRPr="00A55B58" w:rsidRDefault="00000000" w:rsidP="00D733D7">
      <w:pPr>
        <w:spacing w:line="360" w:lineRule="auto"/>
        <w:jc w:val="both"/>
        <w:rPr>
          <w:sz w:val="26"/>
          <w:szCs w:val="26"/>
        </w:rPr>
      </w:pPr>
      <w:r w:rsidRPr="00A55B58">
        <w:rPr>
          <w:b/>
          <w:color w:val="E36C09"/>
          <w:sz w:val="28"/>
          <w:szCs w:val="28"/>
        </w:rPr>
        <w:t xml:space="preserve">              </w:t>
      </w:r>
      <w:r w:rsidR="006649CE" w:rsidRPr="00A55B58">
        <w:rPr>
          <w:sz w:val="26"/>
          <w:szCs w:val="26"/>
        </w:rPr>
        <w:t>IV</w:t>
      </w:r>
      <w:r w:rsidRPr="00A55B58">
        <w:rPr>
          <w:sz w:val="26"/>
          <w:szCs w:val="26"/>
        </w:rPr>
        <w:t xml:space="preserve">. </w:t>
      </w:r>
      <w:r w:rsidR="006649CE" w:rsidRPr="00A55B58">
        <w:rPr>
          <w:sz w:val="26"/>
          <w:szCs w:val="26"/>
        </w:rPr>
        <w:t xml:space="preserve">    </w:t>
      </w:r>
      <w:r w:rsidRPr="00A55B58">
        <w:rPr>
          <w:sz w:val="26"/>
          <w:szCs w:val="26"/>
        </w:rPr>
        <w:t>Submission of the project</w:t>
      </w:r>
    </w:p>
    <w:p w14:paraId="01CBF460" w14:textId="77777777" w:rsidR="00D40EA2" w:rsidRPr="00A55B58" w:rsidRDefault="00D40EA2">
      <w:pPr>
        <w:spacing w:line="360" w:lineRule="auto"/>
        <w:ind w:left="360"/>
        <w:jc w:val="both"/>
        <w:rPr>
          <w:sz w:val="26"/>
          <w:szCs w:val="26"/>
        </w:rPr>
      </w:pPr>
    </w:p>
    <w:p w14:paraId="30CE63A6" w14:textId="0EA8D4AC" w:rsidR="003B7EC2" w:rsidRPr="00A55B58" w:rsidRDefault="00000000" w:rsidP="00D40EA2">
      <w:pPr>
        <w:spacing w:line="360" w:lineRule="auto"/>
        <w:ind w:firstLine="720"/>
        <w:jc w:val="both"/>
        <w:rPr>
          <w:b/>
          <w:bCs/>
          <w:sz w:val="26"/>
          <w:szCs w:val="26"/>
        </w:rPr>
      </w:pPr>
      <w:r w:rsidRPr="00A55B58">
        <w:rPr>
          <w:b/>
          <w:bCs/>
          <w:sz w:val="28"/>
          <w:szCs w:val="28"/>
        </w:rPr>
        <w:t>11.</w:t>
      </w:r>
      <w:r w:rsidRPr="00A55B58">
        <w:rPr>
          <w:b/>
          <w:bCs/>
          <w:sz w:val="26"/>
          <w:szCs w:val="26"/>
        </w:rPr>
        <w:t xml:space="preserve"> </w:t>
      </w:r>
      <w:r w:rsidRPr="00A55B58">
        <w:rPr>
          <w:b/>
          <w:bCs/>
          <w:sz w:val="28"/>
          <w:szCs w:val="28"/>
        </w:rPr>
        <w:t>Proposed timeline of project stage executions</w:t>
      </w:r>
      <w:r w:rsidR="00D40EA2" w:rsidRPr="00A55B58">
        <w:rPr>
          <w:b/>
          <w:bCs/>
          <w:sz w:val="28"/>
          <w:szCs w:val="28"/>
        </w:rPr>
        <w:t>:</w:t>
      </w:r>
    </w:p>
    <w:p w14:paraId="78D1AC0C" w14:textId="77777777" w:rsidR="003B7EC2" w:rsidRPr="00A55B58" w:rsidRDefault="00000000">
      <w:pPr>
        <w:spacing w:line="360" w:lineRule="auto"/>
        <w:jc w:val="both"/>
        <w:rPr>
          <w:b/>
          <w:sz w:val="28"/>
          <w:szCs w:val="28"/>
        </w:rPr>
      </w:pPr>
      <w:r w:rsidRPr="00A55B58">
        <w:rPr>
          <w:b/>
          <w:sz w:val="28"/>
          <w:szCs w:val="28"/>
        </w:rPr>
        <w:tab/>
      </w:r>
    </w:p>
    <w:sdt>
      <w:sdtPr>
        <w:tag w:val="goog_rdk_2"/>
        <w:id w:val="26994015"/>
      </w:sdtPr>
      <w:sdtContent>
        <w:p w14:paraId="1EC232E9" w14:textId="0DDBF13C" w:rsidR="003B7EC2" w:rsidRPr="00A55B58" w:rsidRDefault="00000000">
          <w:pPr>
            <w:spacing w:line="360" w:lineRule="auto"/>
            <w:jc w:val="both"/>
            <w:rPr>
              <w:ins w:id="0" w:author="Sailaja Velpula" w:date="2024-11-10T06:50:00Z"/>
              <w:sz w:val="26"/>
              <w:szCs w:val="26"/>
            </w:rPr>
          </w:pPr>
          <w:r w:rsidRPr="00A55B58">
            <w:rPr>
              <w:noProof/>
              <w:sz w:val="26"/>
              <w:szCs w:val="26"/>
            </w:rPr>
            <w:drawing>
              <wp:inline distT="0" distB="0" distL="0" distR="0" wp14:anchorId="7173DC26" wp14:editId="04D1855C">
                <wp:extent cx="5486400" cy="3200400"/>
                <wp:effectExtent l="0" t="0" r="0" b="0"/>
                <wp:docPr id="1882506449" name="Chart 1882506449"/>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r w:rsidRPr="00A55B58">
            <w:rPr>
              <w:sz w:val="26"/>
              <w:szCs w:val="26"/>
            </w:rPr>
            <w:t xml:space="preserve"> </w:t>
          </w:r>
          <w:sdt>
            <w:sdtPr>
              <w:tag w:val="goog_rdk_1"/>
              <w:id w:val="-268931726"/>
              <w:showingPlcHdr/>
            </w:sdtPr>
            <w:sdtContent>
              <w:r w:rsidR="00D40EA2" w:rsidRPr="00A55B58">
                <w:t xml:space="preserve">     </w:t>
              </w:r>
            </w:sdtContent>
          </w:sdt>
        </w:p>
      </w:sdtContent>
    </w:sdt>
    <w:p w14:paraId="1B27D383" w14:textId="77777777" w:rsidR="003B7EC2" w:rsidRPr="00A55B58" w:rsidRDefault="003B7EC2">
      <w:pPr>
        <w:spacing w:line="360" w:lineRule="auto"/>
        <w:jc w:val="both"/>
        <w:rPr>
          <w:sz w:val="26"/>
          <w:szCs w:val="26"/>
        </w:rPr>
      </w:pPr>
    </w:p>
    <w:p w14:paraId="4D28FB07" w14:textId="5EAEC69E" w:rsidR="003B7EC2" w:rsidRPr="00A55B58" w:rsidRDefault="00000000" w:rsidP="00D40EA2">
      <w:pPr>
        <w:spacing w:line="360" w:lineRule="auto"/>
        <w:ind w:firstLine="720"/>
        <w:jc w:val="both"/>
        <w:rPr>
          <w:b/>
          <w:bCs/>
          <w:sz w:val="28"/>
          <w:szCs w:val="28"/>
        </w:rPr>
      </w:pPr>
      <w:r w:rsidRPr="00A55B58">
        <w:rPr>
          <w:b/>
          <w:bCs/>
          <w:sz w:val="28"/>
          <w:szCs w:val="28"/>
        </w:rPr>
        <w:t xml:space="preserve"> </w:t>
      </w:r>
      <w:r w:rsidR="00D40EA2" w:rsidRPr="00A55B58">
        <w:rPr>
          <w:b/>
          <w:bCs/>
          <w:sz w:val="28"/>
          <w:szCs w:val="28"/>
        </w:rPr>
        <w:t xml:space="preserve">12. </w:t>
      </w:r>
      <w:r w:rsidRPr="00A55B58">
        <w:rPr>
          <w:b/>
          <w:bCs/>
          <w:sz w:val="28"/>
          <w:szCs w:val="28"/>
        </w:rPr>
        <w:t xml:space="preserve">Team members’ - </w:t>
      </w:r>
    </w:p>
    <w:p w14:paraId="38330918" w14:textId="77777777" w:rsidR="003B7EC2" w:rsidRPr="00A55B58" w:rsidRDefault="00000000">
      <w:pPr>
        <w:numPr>
          <w:ilvl w:val="0"/>
          <w:numId w:val="6"/>
        </w:numPr>
        <w:pBdr>
          <w:top w:val="nil"/>
          <w:left w:val="nil"/>
          <w:bottom w:val="nil"/>
          <w:right w:val="nil"/>
          <w:between w:val="nil"/>
        </w:pBdr>
        <w:spacing w:line="360" w:lineRule="auto"/>
        <w:jc w:val="both"/>
        <w:rPr>
          <w:color w:val="000000"/>
          <w:sz w:val="26"/>
          <w:szCs w:val="26"/>
        </w:rPr>
      </w:pPr>
      <w:proofErr w:type="spellStart"/>
      <w:r w:rsidRPr="00A55B58">
        <w:rPr>
          <w:color w:val="000000"/>
          <w:sz w:val="26"/>
          <w:szCs w:val="26"/>
        </w:rPr>
        <w:lastRenderedPageBreak/>
        <w:t>Ramprassath</w:t>
      </w:r>
      <w:proofErr w:type="spellEnd"/>
      <w:r w:rsidRPr="00A55B58">
        <w:rPr>
          <w:color w:val="000000"/>
          <w:sz w:val="26"/>
          <w:szCs w:val="26"/>
        </w:rPr>
        <w:t xml:space="preserve"> T C</w:t>
      </w:r>
    </w:p>
    <w:p w14:paraId="7D537CEA" w14:textId="5920E4B5" w:rsidR="00D40EA2" w:rsidRPr="00A55B58" w:rsidRDefault="00D40EA2" w:rsidP="00D40EA2">
      <w:pPr>
        <w:numPr>
          <w:ilvl w:val="0"/>
          <w:numId w:val="6"/>
        </w:numPr>
        <w:pBdr>
          <w:top w:val="nil"/>
          <w:left w:val="nil"/>
          <w:bottom w:val="nil"/>
          <w:right w:val="nil"/>
          <w:between w:val="nil"/>
        </w:pBdr>
        <w:spacing w:line="360" w:lineRule="auto"/>
        <w:jc w:val="both"/>
        <w:rPr>
          <w:color w:val="000000"/>
          <w:sz w:val="26"/>
          <w:szCs w:val="26"/>
        </w:rPr>
      </w:pPr>
      <w:r w:rsidRPr="00A55B58">
        <w:rPr>
          <w:color w:val="000000"/>
          <w:sz w:val="26"/>
          <w:szCs w:val="26"/>
        </w:rPr>
        <w:t>Vinod Kumar</w:t>
      </w:r>
    </w:p>
    <w:p w14:paraId="18F0B77C" w14:textId="77777777" w:rsidR="003B7EC2" w:rsidRPr="00A55B58" w:rsidRDefault="00000000">
      <w:pPr>
        <w:numPr>
          <w:ilvl w:val="0"/>
          <w:numId w:val="6"/>
        </w:numPr>
        <w:pBdr>
          <w:top w:val="nil"/>
          <w:left w:val="nil"/>
          <w:bottom w:val="nil"/>
          <w:right w:val="nil"/>
          <w:between w:val="nil"/>
        </w:pBdr>
        <w:spacing w:line="360" w:lineRule="auto"/>
        <w:jc w:val="both"/>
        <w:rPr>
          <w:color w:val="000000"/>
          <w:sz w:val="26"/>
          <w:szCs w:val="26"/>
        </w:rPr>
      </w:pPr>
      <w:r w:rsidRPr="00A55B58">
        <w:rPr>
          <w:color w:val="000000"/>
          <w:sz w:val="26"/>
          <w:szCs w:val="26"/>
        </w:rPr>
        <w:t>Rajesh Dey</w:t>
      </w:r>
    </w:p>
    <w:p w14:paraId="65BBDAC0" w14:textId="77777777" w:rsidR="003B7EC2" w:rsidRPr="00A55B58" w:rsidRDefault="00000000">
      <w:pPr>
        <w:numPr>
          <w:ilvl w:val="0"/>
          <w:numId w:val="6"/>
        </w:numPr>
        <w:pBdr>
          <w:top w:val="nil"/>
          <w:left w:val="nil"/>
          <w:bottom w:val="nil"/>
          <w:right w:val="nil"/>
          <w:between w:val="nil"/>
        </w:pBdr>
        <w:spacing w:line="360" w:lineRule="auto"/>
        <w:jc w:val="both"/>
        <w:rPr>
          <w:color w:val="000000"/>
          <w:sz w:val="26"/>
          <w:szCs w:val="26"/>
        </w:rPr>
      </w:pPr>
      <w:r w:rsidRPr="00A55B58">
        <w:rPr>
          <w:color w:val="000000"/>
          <w:sz w:val="26"/>
          <w:szCs w:val="26"/>
        </w:rPr>
        <w:t>Sailaja</w:t>
      </w:r>
    </w:p>
    <w:p w14:paraId="72C3D542" w14:textId="77777777" w:rsidR="003B7EC2" w:rsidRPr="00A55B58" w:rsidRDefault="00000000">
      <w:pPr>
        <w:numPr>
          <w:ilvl w:val="0"/>
          <w:numId w:val="6"/>
        </w:numPr>
        <w:pBdr>
          <w:top w:val="nil"/>
          <w:left w:val="nil"/>
          <w:bottom w:val="nil"/>
          <w:right w:val="nil"/>
          <w:between w:val="nil"/>
        </w:pBdr>
        <w:spacing w:line="360" w:lineRule="auto"/>
        <w:jc w:val="both"/>
        <w:rPr>
          <w:color w:val="000000"/>
          <w:sz w:val="26"/>
          <w:szCs w:val="26"/>
        </w:rPr>
      </w:pPr>
      <w:r w:rsidRPr="00A55B58">
        <w:rPr>
          <w:color w:val="000000"/>
          <w:sz w:val="26"/>
          <w:szCs w:val="26"/>
        </w:rPr>
        <w:t xml:space="preserve">Sharad Kumar </w:t>
      </w:r>
      <w:proofErr w:type="spellStart"/>
      <w:r w:rsidRPr="00A55B58">
        <w:rPr>
          <w:color w:val="000000"/>
          <w:sz w:val="26"/>
          <w:szCs w:val="26"/>
        </w:rPr>
        <w:t>Patesaria</w:t>
      </w:r>
      <w:proofErr w:type="spellEnd"/>
    </w:p>
    <w:sectPr w:rsidR="003B7EC2" w:rsidRPr="00A55B58">
      <w:headerReference w:type="default" r:id="rId1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241A00" w14:textId="77777777" w:rsidR="00495E30" w:rsidRDefault="00495E30">
      <w:pPr>
        <w:spacing w:line="240" w:lineRule="auto"/>
      </w:pPr>
      <w:r>
        <w:separator/>
      </w:r>
    </w:p>
  </w:endnote>
  <w:endnote w:type="continuationSeparator" w:id="0">
    <w:p w14:paraId="084BB155" w14:textId="77777777" w:rsidR="00495E30" w:rsidRDefault="00495E3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84756052-51DB-4F00-8682-CEDAFA62BAE7}"/>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embedRegular r:id="rId2" w:fontKey="{38ADAEC6-0313-46AE-983E-D214A6B8ED13}"/>
    <w:embedBold r:id="rId3" w:fontKey="{D7804F9F-9475-49F1-B21A-132C9726DE28}"/>
  </w:font>
  <w:font w:name="Calibri">
    <w:panose1 w:val="020F0502020204030204"/>
    <w:charset w:val="00"/>
    <w:family w:val="swiss"/>
    <w:pitch w:val="variable"/>
    <w:sig w:usb0="E4002EFF" w:usb1="C200247B" w:usb2="00000009" w:usb3="00000000" w:csb0="000001FF" w:csb1="00000000"/>
    <w:embedRegular r:id="rId4" w:fontKey="{0A5FFA7A-55BB-4EF6-B183-4753482E7E51}"/>
  </w:font>
  <w:font w:name="Cambria">
    <w:panose1 w:val="02040503050406030204"/>
    <w:charset w:val="00"/>
    <w:family w:val="roman"/>
    <w:pitch w:val="variable"/>
    <w:sig w:usb0="E00006FF" w:usb1="420024FF" w:usb2="02000000" w:usb3="00000000" w:csb0="0000019F" w:csb1="00000000"/>
    <w:embedRegular r:id="rId5" w:fontKey="{F6AC92C9-41B9-4B50-AD48-5556385F7F11}"/>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41D71D" w14:textId="77777777" w:rsidR="00495E30" w:rsidRDefault="00495E30">
      <w:pPr>
        <w:spacing w:line="240" w:lineRule="auto"/>
      </w:pPr>
      <w:r>
        <w:separator/>
      </w:r>
    </w:p>
  </w:footnote>
  <w:footnote w:type="continuationSeparator" w:id="0">
    <w:p w14:paraId="0B10DA9D" w14:textId="77777777" w:rsidR="00495E30" w:rsidRDefault="00495E3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A28F70" w14:textId="77777777" w:rsidR="003B7EC2" w:rsidRDefault="00000000">
    <w:r>
      <w:rPr>
        <w:noProof/>
      </w:rPr>
      <w:drawing>
        <wp:anchor distT="0" distB="0" distL="0" distR="0" simplePos="0" relativeHeight="251658240" behindDoc="0" locked="0" layoutInCell="1" hidden="0" allowOverlap="1" wp14:anchorId="6B872E3D" wp14:editId="3C05C5AF">
          <wp:simplePos x="0" y="0"/>
          <wp:positionH relativeFrom="page">
            <wp:posOffset>3705225</wp:posOffset>
          </wp:positionH>
          <wp:positionV relativeFrom="page">
            <wp:posOffset>214313</wp:posOffset>
          </wp:positionV>
          <wp:extent cx="3152775" cy="657225"/>
          <wp:effectExtent l="0" t="0" r="0" b="0"/>
          <wp:wrapSquare wrapText="bothSides" distT="0" distB="0" distL="0" distR="0"/>
          <wp:docPr id="188250645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3152775" cy="657225"/>
                  </a:xfrm>
                  <a:prstGeom prst="rect">
                    <a:avLst/>
                  </a:prstGeom>
                  <a:ln/>
                </pic:spPr>
              </pic:pic>
            </a:graphicData>
          </a:graphic>
        </wp:anchor>
      </w:drawing>
    </w:r>
  </w:p>
  <w:p w14:paraId="76656BDD" w14:textId="77777777" w:rsidR="003B7EC2" w:rsidRDefault="003B7EC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823013"/>
    <w:multiLevelType w:val="multilevel"/>
    <w:tmpl w:val="21E6FF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60A5FD2"/>
    <w:multiLevelType w:val="multilevel"/>
    <w:tmpl w:val="F2764C7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0CA7088C"/>
    <w:multiLevelType w:val="multilevel"/>
    <w:tmpl w:val="F2764C7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160A2DF9"/>
    <w:multiLevelType w:val="multilevel"/>
    <w:tmpl w:val="E0B2A0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A92050D"/>
    <w:multiLevelType w:val="hybridMultilevel"/>
    <w:tmpl w:val="EC7269E4"/>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1EF43507"/>
    <w:multiLevelType w:val="multilevel"/>
    <w:tmpl w:val="F2764C7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15:restartNumberingAfterBreak="0">
    <w:nsid w:val="3AB16451"/>
    <w:multiLevelType w:val="hybridMultilevel"/>
    <w:tmpl w:val="812E660A"/>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43A013F6"/>
    <w:multiLevelType w:val="hybridMultilevel"/>
    <w:tmpl w:val="908845FC"/>
    <w:lvl w:ilvl="0" w:tplc="04090013">
      <w:start w:val="1"/>
      <w:numFmt w:val="upperRoman"/>
      <w:lvlText w:val="%1."/>
      <w:lvlJc w:val="righ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8" w15:restartNumberingAfterBreak="0">
    <w:nsid w:val="44372C19"/>
    <w:multiLevelType w:val="multilevel"/>
    <w:tmpl w:val="106C5D2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9" w15:restartNumberingAfterBreak="0">
    <w:nsid w:val="5FFC0A1A"/>
    <w:multiLevelType w:val="multilevel"/>
    <w:tmpl w:val="4C3CF4AC"/>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615C3F40"/>
    <w:multiLevelType w:val="multilevel"/>
    <w:tmpl w:val="87A8E1C0"/>
    <w:lvl w:ilvl="0">
      <w:start w:val="11"/>
      <w:numFmt w:val="decimal"/>
      <w:lvlText w:val="%1."/>
      <w:lvlJc w:val="left"/>
      <w:pPr>
        <w:ind w:left="760" w:hanging="40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71B4369"/>
    <w:multiLevelType w:val="multilevel"/>
    <w:tmpl w:val="47AE4D2A"/>
    <w:lvl w:ilvl="0">
      <w:start w:val="1"/>
      <w:numFmt w:val="lowerRoman"/>
      <w:lvlText w:val="%1)"/>
      <w:lvlJc w:val="left"/>
      <w:pPr>
        <w:ind w:left="1440" w:hanging="360"/>
      </w:pPr>
      <w:rPr>
        <w:rFonts w:ascii="Arial" w:eastAsia="Arial" w:hAnsi="Arial" w:cs="Arial"/>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6B5728D7"/>
    <w:multiLevelType w:val="multilevel"/>
    <w:tmpl w:val="F2764C7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15:restartNumberingAfterBreak="0">
    <w:nsid w:val="76AB6223"/>
    <w:multiLevelType w:val="multilevel"/>
    <w:tmpl w:val="5202AAE2"/>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16cid:durableId="266040090">
    <w:abstractNumId w:val="11"/>
  </w:num>
  <w:num w:numId="2" w16cid:durableId="865211285">
    <w:abstractNumId w:val="10"/>
  </w:num>
  <w:num w:numId="3" w16cid:durableId="1951233045">
    <w:abstractNumId w:val="0"/>
  </w:num>
  <w:num w:numId="4" w16cid:durableId="392892357">
    <w:abstractNumId w:val="3"/>
  </w:num>
  <w:num w:numId="5" w16cid:durableId="84690956">
    <w:abstractNumId w:val="9"/>
  </w:num>
  <w:num w:numId="6" w16cid:durableId="2141727444">
    <w:abstractNumId w:val="8"/>
  </w:num>
  <w:num w:numId="7" w16cid:durableId="995645399">
    <w:abstractNumId w:val="13"/>
  </w:num>
  <w:num w:numId="8" w16cid:durableId="963118487">
    <w:abstractNumId w:val="12"/>
  </w:num>
  <w:num w:numId="9" w16cid:durableId="2016032394">
    <w:abstractNumId w:val="4"/>
  </w:num>
  <w:num w:numId="10" w16cid:durableId="1799689939">
    <w:abstractNumId w:val="7"/>
  </w:num>
  <w:num w:numId="11" w16cid:durableId="1199929093">
    <w:abstractNumId w:val="6"/>
  </w:num>
  <w:num w:numId="12" w16cid:durableId="1521704752">
    <w:abstractNumId w:val="1"/>
  </w:num>
  <w:num w:numId="13" w16cid:durableId="179004873">
    <w:abstractNumId w:val="2"/>
  </w:num>
  <w:num w:numId="14" w16cid:durableId="121153125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7EC2"/>
    <w:rsid w:val="00063C98"/>
    <w:rsid w:val="00120C60"/>
    <w:rsid w:val="00216741"/>
    <w:rsid w:val="00286A90"/>
    <w:rsid w:val="002A3B38"/>
    <w:rsid w:val="003B6F4D"/>
    <w:rsid w:val="003B7EC2"/>
    <w:rsid w:val="003C23EA"/>
    <w:rsid w:val="00444A98"/>
    <w:rsid w:val="0048738F"/>
    <w:rsid w:val="00495E30"/>
    <w:rsid w:val="004D2D2D"/>
    <w:rsid w:val="004F6AB2"/>
    <w:rsid w:val="00556752"/>
    <w:rsid w:val="006637C6"/>
    <w:rsid w:val="006649CE"/>
    <w:rsid w:val="00681BAF"/>
    <w:rsid w:val="00723E16"/>
    <w:rsid w:val="00810FA6"/>
    <w:rsid w:val="008F3F8D"/>
    <w:rsid w:val="0091325E"/>
    <w:rsid w:val="00A55B58"/>
    <w:rsid w:val="00B45EDC"/>
    <w:rsid w:val="00B50479"/>
    <w:rsid w:val="00BC1462"/>
    <w:rsid w:val="00C3129A"/>
    <w:rsid w:val="00C812E6"/>
    <w:rsid w:val="00CA1113"/>
    <w:rsid w:val="00CA468B"/>
    <w:rsid w:val="00D0602F"/>
    <w:rsid w:val="00D40EA2"/>
    <w:rsid w:val="00D733D7"/>
    <w:rsid w:val="00EC0FA3"/>
    <w:rsid w:val="00EE49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FB1DFD"/>
  <w15:docId w15:val="{730ADA64-49F9-4FFD-8383-2F9B027E97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DE1EAD"/>
    <w:pPr>
      <w:ind w:left="720"/>
      <w:contextualSpacing/>
    </w:pPr>
    <w:rPr>
      <w:rFonts w:cs="Mangal"/>
      <w:szCs w:val="20"/>
    </w:rPr>
  </w:style>
  <w:style w:type="character" w:styleId="Hyperlink">
    <w:name w:val="Hyperlink"/>
    <w:basedOn w:val="DefaultParagraphFont"/>
    <w:uiPriority w:val="99"/>
    <w:unhideWhenUsed/>
    <w:rsid w:val="00DE1EAD"/>
    <w:rPr>
      <w:color w:val="0000FF" w:themeColor="hyperlink"/>
      <w:u w:val="single"/>
    </w:rPr>
  </w:style>
  <w:style w:type="character" w:styleId="UnresolvedMention">
    <w:name w:val="Unresolved Mention"/>
    <w:basedOn w:val="DefaultParagraphFont"/>
    <w:uiPriority w:val="99"/>
    <w:semiHidden/>
    <w:unhideWhenUsed/>
    <w:rsid w:val="00DE1EAD"/>
    <w:rPr>
      <w:color w:val="605E5C"/>
      <w:shd w:val="clear" w:color="auto" w:fill="E1DFDD"/>
    </w:rPr>
  </w:style>
  <w:style w:type="character" w:styleId="CommentReference">
    <w:name w:val="annotation reference"/>
    <w:basedOn w:val="DefaultParagraphFont"/>
    <w:uiPriority w:val="99"/>
    <w:semiHidden/>
    <w:unhideWhenUsed/>
    <w:rsid w:val="00F134CC"/>
    <w:rPr>
      <w:sz w:val="16"/>
      <w:szCs w:val="16"/>
    </w:rPr>
  </w:style>
  <w:style w:type="paragraph" w:styleId="CommentText">
    <w:name w:val="annotation text"/>
    <w:basedOn w:val="Normal"/>
    <w:link w:val="CommentTextChar"/>
    <w:uiPriority w:val="99"/>
    <w:semiHidden/>
    <w:unhideWhenUsed/>
    <w:rsid w:val="00F134CC"/>
    <w:pPr>
      <w:spacing w:line="240" w:lineRule="auto"/>
    </w:pPr>
    <w:rPr>
      <w:rFonts w:cs="Mangal"/>
      <w:sz w:val="20"/>
      <w:szCs w:val="18"/>
    </w:rPr>
  </w:style>
  <w:style w:type="character" w:customStyle="1" w:styleId="CommentTextChar">
    <w:name w:val="Comment Text Char"/>
    <w:basedOn w:val="DefaultParagraphFont"/>
    <w:link w:val="CommentText"/>
    <w:uiPriority w:val="99"/>
    <w:semiHidden/>
    <w:rsid w:val="00F134CC"/>
    <w:rPr>
      <w:rFonts w:cs="Mangal"/>
      <w:sz w:val="20"/>
      <w:szCs w:val="18"/>
    </w:rPr>
  </w:style>
  <w:style w:type="paragraph" w:styleId="CommentSubject">
    <w:name w:val="annotation subject"/>
    <w:basedOn w:val="CommentText"/>
    <w:next w:val="CommentText"/>
    <w:link w:val="CommentSubjectChar"/>
    <w:uiPriority w:val="99"/>
    <w:semiHidden/>
    <w:unhideWhenUsed/>
    <w:rsid w:val="00F134CC"/>
    <w:rPr>
      <w:b/>
      <w:bCs/>
    </w:rPr>
  </w:style>
  <w:style w:type="character" w:customStyle="1" w:styleId="CommentSubjectChar">
    <w:name w:val="Comment Subject Char"/>
    <w:basedOn w:val="CommentTextChar"/>
    <w:link w:val="CommentSubject"/>
    <w:uiPriority w:val="99"/>
    <w:semiHidden/>
    <w:rsid w:val="00F134CC"/>
    <w:rPr>
      <w:rFonts w:cs="Mangal"/>
      <w:b/>
      <w:bCs/>
      <w:sz w:val="20"/>
      <w:szCs w:val="1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556752"/>
    <w:pPr>
      <w:spacing w:line="240" w:lineRule="auto"/>
    </w:pPr>
    <w:rPr>
      <w:lang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dex1">
    <w:name w:val="index 1"/>
    <w:basedOn w:val="Normal"/>
    <w:next w:val="Normal"/>
    <w:autoRedefine/>
    <w:uiPriority w:val="99"/>
    <w:semiHidden/>
    <w:unhideWhenUsed/>
    <w:rsid w:val="00810FA6"/>
    <w:pPr>
      <w:spacing w:line="240" w:lineRule="auto"/>
      <w:ind w:left="220" w:hanging="220"/>
    </w:pPr>
  </w:style>
  <w:style w:type="paragraph" w:styleId="TOCHeading">
    <w:name w:val="TOC Heading"/>
    <w:basedOn w:val="Heading1"/>
    <w:next w:val="Normal"/>
    <w:uiPriority w:val="39"/>
    <w:unhideWhenUsed/>
    <w:qFormat/>
    <w:rsid w:val="00810FA6"/>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2">
    <w:name w:val="toc 2"/>
    <w:basedOn w:val="Normal"/>
    <w:next w:val="Normal"/>
    <w:autoRedefine/>
    <w:uiPriority w:val="39"/>
    <w:unhideWhenUsed/>
    <w:rsid w:val="00810FA6"/>
    <w:pPr>
      <w:spacing w:after="100" w:line="259" w:lineRule="auto"/>
      <w:ind w:left="220"/>
    </w:pPr>
    <w:rPr>
      <w:rFonts w:asciiTheme="minorHAnsi" w:eastAsiaTheme="minorEastAsia" w:hAnsiTheme="minorHAnsi" w:cs="Times New Roman"/>
      <w:lang w:val="en-US"/>
    </w:rPr>
  </w:style>
  <w:style w:type="paragraph" w:styleId="TOC1">
    <w:name w:val="toc 1"/>
    <w:basedOn w:val="Normal"/>
    <w:next w:val="Normal"/>
    <w:autoRedefine/>
    <w:uiPriority w:val="39"/>
    <w:unhideWhenUsed/>
    <w:rsid w:val="00810FA6"/>
    <w:pPr>
      <w:spacing w:after="100" w:line="259" w:lineRule="auto"/>
    </w:pPr>
    <w:rPr>
      <w:rFonts w:asciiTheme="minorHAnsi" w:eastAsiaTheme="minorEastAsia" w:hAnsiTheme="minorHAnsi" w:cs="Times New Roman"/>
      <w:lang w:val="en-US"/>
    </w:rPr>
  </w:style>
  <w:style w:type="paragraph" w:styleId="TOC3">
    <w:name w:val="toc 3"/>
    <w:basedOn w:val="Normal"/>
    <w:next w:val="Normal"/>
    <w:autoRedefine/>
    <w:uiPriority w:val="39"/>
    <w:unhideWhenUsed/>
    <w:rsid w:val="00810FA6"/>
    <w:pPr>
      <w:spacing w:after="100" w:line="259" w:lineRule="auto"/>
      <w:ind w:left="440"/>
    </w:pPr>
    <w:rPr>
      <w:rFonts w:asciiTheme="minorHAnsi" w:eastAsiaTheme="minorEastAsia" w:hAnsiTheme="minorHAnsi"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chart" Target="charts/chart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Project</a:t>
            </a:r>
            <a:r>
              <a:rPr lang="en-US" baseline="0"/>
              <a:t> Timeline</a:t>
            </a:r>
            <a:endParaRPr lang="en-US"/>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barChart>
        <c:barDir val="bar"/>
        <c:grouping val="stacked"/>
        <c:varyColors val="0"/>
        <c:ser>
          <c:idx val="0"/>
          <c:order val="0"/>
          <c:tx>
            <c:strRef>
              <c:f>Sheet1!$B$1</c:f>
              <c:strCache>
                <c:ptCount val="1"/>
                <c:pt idx="0">
                  <c:v>Start Date</c:v>
                </c:pt>
              </c:strCache>
            </c:strRef>
          </c:tx>
          <c:spPr>
            <a:noFill/>
            <a:ln>
              <a:noFill/>
            </a:ln>
            <a:effectLst/>
          </c:spPr>
          <c:invertIfNegative val="0"/>
          <c:cat>
            <c:strRef>
              <c:f>Sheet1!$A$2:$A$5</c:f>
              <c:strCache>
                <c:ptCount val="4"/>
                <c:pt idx="0">
                  <c:v>Overall project, improvements  and results</c:v>
                </c:pt>
                <c:pt idx="1">
                  <c:v>Comparing performance of different XAI model</c:v>
                </c:pt>
                <c:pt idx="2">
                  <c:v>Choice of Model and XAI Framework</c:v>
                </c:pt>
                <c:pt idx="3">
                  <c:v>Build up understanding of XAI</c:v>
                </c:pt>
              </c:strCache>
            </c:strRef>
          </c:cat>
          <c:val>
            <c:numRef>
              <c:f>Sheet1!$B$2:$B$5</c:f>
              <c:numCache>
                <c:formatCode>m/d;@</c:formatCode>
                <c:ptCount val="4"/>
                <c:pt idx="0">
                  <c:v>45619</c:v>
                </c:pt>
                <c:pt idx="1">
                  <c:v>45612</c:v>
                </c:pt>
                <c:pt idx="2">
                  <c:v>45605</c:v>
                </c:pt>
                <c:pt idx="3">
                  <c:v>45598</c:v>
                </c:pt>
              </c:numCache>
            </c:numRef>
          </c:val>
          <c:extLst>
            <c:ext xmlns:c16="http://schemas.microsoft.com/office/drawing/2014/chart" uri="{C3380CC4-5D6E-409C-BE32-E72D297353CC}">
              <c16:uniqueId val="{00000000-5B1C-4D08-8A51-E9FF4309BCFB}"/>
            </c:ext>
          </c:extLst>
        </c:ser>
        <c:ser>
          <c:idx val="2"/>
          <c:order val="1"/>
          <c:tx>
            <c:strRef>
              <c:f>Sheet1!$D$1</c:f>
              <c:strCache>
                <c:ptCount val="1"/>
                <c:pt idx="0">
                  <c:v>Duration</c:v>
                </c:pt>
              </c:strCache>
            </c:strRef>
          </c:tx>
          <c:spPr>
            <a:solidFill>
              <a:schemeClr val="accent3"/>
            </a:solidFill>
            <a:ln>
              <a:noFill/>
            </a:ln>
            <a:effectLst/>
          </c:spPr>
          <c:invertIfNegative val="0"/>
          <c:cat>
            <c:strRef>
              <c:f>Sheet1!$A$2:$A$5</c:f>
              <c:strCache>
                <c:ptCount val="4"/>
                <c:pt idx="0">
                  <c:v>Overall project, improvements  and results</c:v>
                </c:pt>
                <c:pt idx="1">
                  <c:v>Comparing performance of different XAI model</c:v>
                </c:pt>
                <c:pt idx="2">
                  <c:v>Choice of Model and XAI Framework</c:v>
                </c:pt>
                <c:pt idx="3">
                  <c:v>Build up understanding of XAI</c:v>
                </c:pt>
              </c:strCache>
            </c:strRef>
          </c:cat>
          <c:val>
            <c:numRef>
              <c:f>Sheet1!$D$2:$D$5</c:f>
              <c:numCache>
                <c:formatCode>General</c:formatCode>
                <c:ptCount val="4"/>
                <c:pt idx="0">
                  <c:v>7</c:v>
                </c:pt>
                <c:pt idx="1">
                  <c:v>7</c:v>
                </c:pt>
                <c:pt idx="2">
                  <c:v>7</c:v>
                </c:pt>
                <c:pt idx="3">
                  <c:v>7</c:v>
                </c:pt>
              </c:numCache>
            </c:numRef>
          </c:val>
          <c:extLst>
            <c:ext xmlns:c16="http://schemas.microsoft.com/office/drawing/2014/chart" uri="{C3380CC4-5D6E-409C-BE32-E72D297353CC}">
              <c16:uniqueId val="{00000002-5B1C-4D08-8A51-E9FF4309BCFB}"/>
            </c:ext>
          </c:extLst>
        </c:ser>
        <c:dLbls>
          <c:showLegendKey val="0"/>
          <c:showVal val="0"/>
          <c:showCatName val="0"/>
          <c:showSerName val="0"/>
          <c:showPercent val="0"/>
          <c:showBubbleSize val="0"/>
        </c:dLbls>
        <c:gapWidth val="150"/>
        <c:overlap val="100"/>
        <c:axId val="1717632559"/>
        <c:axId val="1717633039"/>
      </c:barChart>
      <c:catAx>
        <c:axId val="1717632559"/>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1717633039"/>
        <c:crosses val="autoZero"/>
        <c:auto val="1"/>
        <c:lblAlgn val="ctr"/>
        <c:lblOffset val="100"/>
        <c:noMultiLvlLbl val="0"/>
      </c:catAx>
      <c:valAx>
        <c:axId val="1717633039"/>
        <c:scaling>
          <c:orientation val="minMax"/>
        </c:scaling>
        <c:delete val="0"/>
        <c:axPos val="b"/>
        <c:majorGridlines>
          <c:spPr>
            <a:ln w="9525" cap="flat" cmpd="sng" algn="ctr">
              <a:solidFill>
                <a:schemeClr val="dk1">
                  <a:lumMod val="15000"/>
                  <a:lumOff val="85000"/>
                </a:schemeClr>
              </a:solidFill>
              <a:round/>
            </a:ln>
            <a:effectLst/>
          </c:spPr>
        </c:majorGridlines>
        <c:numFmt formatCode="m/d;@"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1717632559"/>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03">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SxlhGY1YfXYYmiZnaij8XV61Vng==">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</go:docsCustomData>
</go:gDocsCustomXmlDataStorage>
</file>

<file path=customXml/itemProps1.xml><?xml version="1.0" encoding="utf-8"?>
<ds:datastoreItem xmlns:ds="http://schemas.openxmlformats.org/officeDocument/2006/customXml" ds:itemID="{7EF7CBD5-8132-4029-B7A8-C0B1AD5FEB06}">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167</TotalTime>
  <Pages>6</Pages>
  <Words>836</Words>
  <Characters>4767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Sharad Kumar</cp:lastModifiedBy>
  <cp:revision>25</cp:revision>
  <dcterms:created xsi:type="dcterms:W3CDTF">2022-01-11T12:30:00Z</dcterms:created>
  <dcterms:modified xsi:type="dcterms:W3CDTF">2024-11-10T11:16:00Z</dcterms:modified>
</cp:coreProperties>
</file>